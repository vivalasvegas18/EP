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sldx" ContentType="application/vnd.openxmlformats-officedocument.presentationml.slide"/>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33D98" w:rsidRPr="001619AA" w:rsidRDefault="004D3095" w:rsidP="001619AA">
      <w:pPr>
        <w:pBdr>
          <w:top w:val="single" w:sz="4" w:space="1" w:color="auto"/>
          <w:left w:val="single" w:sz="4" w:space="4" w:color="auto"/>
          <w:bottom w:val="single" w:sz="4" w:space="1" w:color="auto"/>
          <w:right w:val="single" w:sz="4" w:space="4" w:color="auto"/>
        </w:pBdr>
        <w:spacing w:before="3200" w:after="1680" w:line="480" w:lineRule="auto"/>
        <w:jc w:val="center"/>
        <w:rPr>
          <w:b/>
          <w:sz w:val="32"/>
          <w:szCs w:val="32"/>
        </w:rPr>
      </w:pPr>
      <w:r>
        <w:rPr>
          <w:b/>
          <w:sz w:val="32"/>
          <w:szCs w:val="32"/>
        </w:rPr>
        <w:t xml:space="preserve">Minutes of the </w:t>
      </w:r>
      <w:r w:rsidR="00FF4FE9">
        <w:rPr>
          <w:b/>
          <w:sz w:val="32"/>
          <w:szCs w:val="32"/>
        </w:rPr>
        <w:t>Trilogue Tables Editor Coordination</w:t>
      </w:r>
      <w:r w:rsidR="0085757D">
        <w:rPr>
          <w:b/>
          <w:sz w:val="32"/>
          <w:szCs w:val="32"/>
        </w:rPr>
        <w:t xml:space="preserve"> </w:t>
      </w:r>
      <w:r w:rsidR="00FF4FE9">
        <w:rPr>
          <w:b/>
          <w:sz w:val="32"/>
          <w:szCs w:val="32"/>
        </w:rPr>
        <w:t>meeting</w:t>
      </w:r>
      <w:r w:rsidR="0085757D">
        <w:rPr>
          <w:b/>
          <w:sz w:val="32"/>
          <w:szCs w:val="32"/>
        </w:rPr>
        <w:br/>
      </w:r>
      <w:r w:rsidR="00FF4FE9">
        <w:rPr>
          <w:b/>
          <w:sz w:val="32"/>
          <w:szCs w:val="32"/>
        </w:rPr>
        <w:t>30/09/2016</w:t>
      </w:r>
      <w:r w:rsidR="0085757D">
        <w:rPr>
          <w:b/>
          <w:sz w:val="32"/>
          <w:szCs w:val="32"/>
        </w:rPr>
        <w:br/>
      </w:r>
    </w:p>
    <w:p w:rsidR="00D33D98" w:rsidRPr="00D269A9" w:rsidRDefault="00D33D98" w:rsidP="00D903A1">
      <w:pPr>
        <w:rPr>
          <w:b/>
        </w:rPr>
      </w:pPr>
      <w:r w:rsidRPr="00D269A9">
        <w:rPr>
          <w:b/>
        </w:rPr>
        <w:t>Purpose:</w:t>
      </w:r>
    </w:p>
    <w:p w:rsidR="00CC16FA" w:rsidRPr="00D269A9" w:rsidRDefault="002A2655" w:rsidP="00D269A9">
      <w:r w:rsidRPr="00DB525B">
        <w:t xml:space="preserve">These minutes are not a verbatim of the </w:t>
      </w:r>
      <w:r>
        <w:t>Trilogue Tables Editor coordination meeting</w:t>
      </w:r>
      <w:r w:rsidRPr="00E746E5">
        <w:t>. They provide a summary of what was said and record relevant information exchanged and decisions.</w:t>
      </w:r>
      <w:r>
        <w:t xml:space="preserve"> </w:t>
      </w:r>
    </w:p>
    <w:p w:rsidR="00D33D98" w:rsidRPr="00D269A9" w:rsidRDefault="00D33D98" w:rsidP="00D269A9">
      <w:pPr>
        <w:sectPr w:rsidR="00D33D98" w:rsidRPr="00D269A9" w:rsidSect="007E5E47">
          <w:headerReference w:type="default" r:id="rId9"/>
          <w:footerReference w:type="default" r:id="rId10"/>
          <w:pgSz w:w="11906" w:h="16838"/>
          <w:pgMar w:top="2656" w:right="1134" w:bottom="1440" w:left="1134" w:header="2336" w:footer="709" w:gutter="0"/>
          <w:cols w:space="708"/>
          <w:rtlGutter/>
          <w:docGrid w:linePitch="360"/>
        </w:sectPr>
      </w:pPr>
    </w:p>
    <w:p w:rsidR="00D33D98" w:rsidRPr="00D269A9" w:rsidRDefault="00D269A9" w:rsidP="00332F85">
      <w:pPr>
        <w:pStyle w:val="Simpletitle"/>
        <w:rPr>
          <w:caps w:val="0"/>
          <w:smallCaps/>
          <w:sz w:val="28"/>
          <w:szCs w:val="28"/>
        </w:rPr>
      </w:pPr>
      <w:bookmarkStart w:id="0" w:name="_Toc127090513"/>
      <w:r w:rsidRPr="00D269A9">
        <w:rPr>
          <w:caps w:val="0"/>
          <w:smallCaps/>
          <w:sz w:val="28"/>
          <w:szCs w:val="28"/>
        </w:rPr>
        <w:t>Table of contents</w:t>
      </w:r>
    </w:p>
    <w:p w:rsidR="00DE58D1" w:rsidRDefault="00D33D98">
      <w:pPr>
        <w:pStyle w:val="TOC1"/>
        <w:rPr>
          <w:rFonts w:asciiTheme="minorHAnsi" w:eastAsiaTheme="minorEastAsia" w:hAnsiTheme="minorHAnsi" w:cstheme="minorBidi"/>
          <w:b w:val="0"/>
          <w:caps w:val="0"/>
        </w:rPr>
      </w:pPr>
      <w:r w:rsidRPr="000F170E">
        <w:rPr>
          <w:color w:val="E36C0A"/>
        </w:rPr>
        <w:fldChar w:fldCharType="begin"/>
      </w:r>
      <w:r w:rsidRPr="000F170E">
        <w:rPr>
          <w:color w:val="E36C0A"/>
        </w:rPr>
        <w:instrText xml:space="preserve"> TOC \o "1-3" \h \z \u </w:instrText>
      </w:r>
      <w:r w:rsidRPr="000F170E">
        <w:rPr>
          <w:color w:val="E36C0A"/>
        </w:rPr>
        <w:fldChar w:fldCharType="separate"/>
      </w:r>
      <w:hyperlink w:anchor="_Toc463518058" w:history="1">
        <w:r w:rsidR="00DE58D1" w:rsidRPr="002D61DB">
          <w:rPr>
            <w:rStyle w:val="Hyperlink"/>
          </w:rPr>
          <w:t>1.</w:t>
        </w:r>
        <w:r w:rsidR="00DE58D1">
          <w:rPr>
            <w:rFonts w:asciiTheme="minorHAnsi" w:eastAsiaTheme="minorEastAsia" w:hAnsiTheme="minorHAnsi" w:cstheme="minorBidi"/>
            <w:b w:val="0"/>
            <w:caps w:val="0"/>
          </w:rPr>
          <w:tab/>
        </w:r>
        <w:r w:rsidR="00DE58D1" w:rsidRPr="002D61DB">
          <w:rPr>
            <w:rStyle w:val="Hyperlink"/>
          </w:rPr>
          <w:t>Introduction</w:t>
        </w:r>
        <w:r w:rsidR="00DE58D1">
          <w:rPr>
            <w:webHidden/>
          </w:rPr>
          <w:tab/>
        </w:r>
        <w:r w:rsidR="00DE58D1">
          <w:rPr>
            <w:webHidden/>
          </w:rPr>
          <w:fldChar w:fldCharType="begin"/>
        </w:r>
        <w:r w:rsidR="00DE58D1">
          <w:rPr>
            <w:webHidden/>
          </w:rPr>
          <w:instrText xml:space="preserve"> PAGEREF _Toc463518058 \h </w:instrText>
        </w:r>
        <w:r w:rsidR="00DE58D1">
          <w:rPr>
            <w:webHidden/>
          </w:rPr>
        </w:r>
        <w:r w:rsidR="00DE58D1">
          <w:rPr>
            <w:webHidden/>
          </w:rPr>
          <w:fldChar w:fldCharType="separate"/>
        </w:r>
        <w:r w:rsidR="00DE58D1">
          <w:rPr>
            <w:webHidden/>
          </w:rPr>
          <w:t>3</w:t>
        </w:r>
        <w:r w:rsidR="00DE58D1">
          <w:rPr>
            <w:webHidden/>
          </w:rPr>
          <w:fldChar w:fldCharType="end"/>
        </w:r>
      </w:hyperlink>
    </w:p>
    <w:p w:rsidR="00DE58D1" w:rsidRDefault="00D45621">
      <w:pPr>
        <w:pStyle w:val="TOC2"/>
        <w:rPr>
          <w:rFonts w:asciiTheme="minorHAnsi" w:eastAsiaTheme="minorEastAsia" w:hAnsiTheme="minorHAnsi" w:cstheme="minorBidi"/>
          <w:smallCaps w:val="0"/>
        </w:rPr>
      </w:pPr>
      <w:hyperlink w:anchor="_Toc463518059" w:history="1">
        <w:r w:rsidR="00DE58D1" w:rsidRPr="002D61DB">
          <w:rPr>
            <w:rStyle w:val="Hyperlink"/>
          </w:rPr>
          <w:t>1.1</w:t>
        </w:r>
        <w:r w:rsidR="00DE58D1">
          <w:rPr>
            <w:rFonts w:asciiTheme="minorHAnsi" w:eastAsiaTheme="minorEastAsia" w:hAnsiTheme="minorHAnsi" w:cstheme="minorBidi"/>
            <w:smallCaps w:val="0"/>
          </w:rPr>
          <w:tab/>
        </w:r>
        <w:r w:rsidR="00DE58D1" w:rsidRPr="002D61DB">
          <w:rPr>
            <w:rStyle w:val="Hyperlink"/>
          </w:rPr>
          <w:t>Agenda</w:t>
        </w:r>
        <w:r w:rsidR="00DE58D1">
          <w:rPr>
            <w:webHidden/>
          </w:rPr>
          <w:tab/>
        </w:r>
        <w:r w:rsidR="00DE58D1">
          <w:rPr>
            <w:webHidden/>
          </w:rPr>
          <w:fldChar w:fldCharType="begin"/>
        </w:r>
        <w:r w:rsidR="00DE58D1">
          <w:rPr>
            <w:webHidden/>
          </w:rPr>
          <w:instrText xml:space="preserve"> PAGEREF _Toc463518059 \h </w:instrText>
        </w:r>
        <w:r w:rsidR="00DE58D1">
          <w:rPr>
            <w:webHidden/>
          </w:rPr>
        </w:r>
        <w:r w:rsidR="00DE58D1">
          <w:rPr>
            <w:webHidden/>
          </w:rPr>
          <w:fldChar w:fldCharType="separate"/>
        </w:r>
        <w:r w:rsidR="00DE58D1">
          <w:rPr>
            <w:webHidden/>
          </w:rPr>
          <w:t>3</w:t>
        </w:r>
        <w:r w:rsidR="00DE58D1">
          <w:rPr>
            <w:webHidden/>
          </w:rPr>
          <w:fldChar w:fldCharType="end"/>
        </w:r>
      </w:hyperlink>
    </w:p>
    <w:p w:rsidR="00DE58D1" w:rsidRDefault="00D45621">
      <w:pPr>
        <w:pStyle w:val="TOC2"/>
        <w:rPr>
          <w:rFonts w:asciiTheme="minorHAnsi" w:eastAsiaTheme="minorEastAsia" w:hAnsiTheme="minorHAnsi" w:cstheme="minorBidi"/>
          <w:smallCaps w:val="0"/>
        </w:rPr>
      </w:pPr>
      <w:hyperlink w:anchor="_Toc463518060" w:history="1">
        <w:r w:rsidR="00DE58D1" w:rsidRPr="002D61DB">
          <w:rPr>
            <w:rStyle w:val="Hyperlink"/>
          </w:rPr>
          <w:t>1.2</w:t>
        </w:r>
        <w:r w:rsidR="00DE58D1">
          <w:rPr>
            <w:rFonts w:asciiTheme="minorHAnsi" w:eastAsiaTheme="minorEastAsia" w:hAnsiTheme="minorHAnsi" w:cstheme="minorBidi"/>
            <w:smallCaps w:val="0"/>
          </w:rPr>
          <w:tab/>
        </w:r>
        <w:r w:rsidR="00DE58D1" w:rsidRPr="002D61DB">
          <w:rPr>
            <w:rStyle w:val="Hyperlink"/>
          </w:rPr>
          <w:t>Participants</w:t>
        </w:r>
        <w:r w:rsidR="00DE58D1">
          <w:rPr>
            <w:webHidden/>
          </w:rPr>
          <w:tab/>
        </w:r>
        <w:r w:rsidR="00DE58D1">
          <w:rPr>
            <w:webHidden/>
          </w:rPr>
          <w:fldChar w:fldCharType="begin"/>
        </w:r>
        <w:r w:rsidR="00DE58D1">
          <w:rPr>
            <w:webHidden/>
          </w:rPr>
          <w:instrText xml:space="preserve"> PAGEREF _Toc463518060 \h </w:instrText>
        </w:r>
        <w:r w:rsidR="00DE58D1">
          <w:rPr>
            <w:webHidden/>
          </w:rPr>
        </w:r>
        <w:r w:rsidR="00DE58D1">
          <w:rPr>
            <w:webHidden/>
          </w:rPr>
          <w:fldChar w:fldCharType="separate"/>
        </w:r>
        <w:r w:rsidR="00DE58D1">
          <w:rPr>
            <w:webHidden/>
          </w:rPr>
          <w:t>3</w:t>
        </w:r>
        <w:r w:rsidR="00DE58D1">
          <w:rPr>
            <w:webHidden/>
          </w:rPr>
          <w:fldChar w:fldCharType="end"/>
        </w:r>
      </w:hyperlink>
    </w:p>
    <w:p w:rsidR="00DE58D1" w:rsidRDefault="00D45621">
      <w:pPr>
        <w:pStyle w:val="TOC1"/>
        <w:rPr>
          <w:rFonts w:asciiTheme="minorHAnsi" w:eastAsiaTheme="minorEastAsia" w:hAnsiTheme="minorHAnsi" w:cstheme="minorBidi"/>
          <w:b w:val="0"/>
          <w:caps w:val="0"/>
        </w:rPr>
      </w:pPr>
      <w:hyperlink w:anchor="_Toc463518061" w:history="1">
        <w:r w:rsidR="00DE58D1" w:rsidRPr="002D61DB">
          <w:rPr>
            <w:rStyle w:val="Hyperlink"/>
          </w:rPr>
          <w:t>2</w:t>
        </w:r>
        <w:r w:rsidR="00DE58D1">
          <w:rPr>
            <w:rFonts w:asciiTheme="minorHAnsi" w:eastAsiaTheme="minorEastAsia" w:hAnsiTheme="minorHAnsi" w:cstheme="minorBidi"/>
            <w:b w:val="0"/>
            <w:caps w:val="0"/>
          </w:rPr>
          <w:tab/>
        </w:r>
        <w:r w:rsidR="00DE58D1" w:rsidRPr="002D61DB">
          <w:rPr>
            <w:rStyle w:val="Hyperlink"/>
          </w:rPr>
          <w:t>Meeting details</w:t>
        </w:r>
        <w:r w:rsidR="00DE58D1">
          <w:rPr>
            <w:webHidden/>
          </w:rPr>
          <w:tab/>
        </w:r>
        <w:r w:rsidR="00DE58D1">
          <w:rPr>
            <w:webHidden/>
          </w:rPr>
          <w:fldChar w:fldCharType="begin"/>
        </w:r>
        <w:r w:rsidR="00DE58D1">
          <w:rPr>
            <w:webHidden/>
          </w:rPr>
          <w:instrText xml:space="preserve"> PAGEREF _Toc463518061 \h </w:instrText>
        </w:r>
        <w:r w:rsidR="00DE58D1">
          <w:rPr>
            <w:webHidden/>
          </w:rPr>
        </w:r>
        <w:r w:rsidR="00DE58D1">
          <w:rPr>
            <w:webHidden/>
          </w:rPr>
          <w:fldChar w:fldCharType="separate"/>
        </w:r>
        <w:r w:rsidR="00DE58D1">
          <w:rPr>
            <w:webHidden/>
          </w:rPr>
          <w:t>4</w:t>
        </w:r>
        <w:r w:rsidR="00DE58D1">
          <w:rPr>
            <w:webHidden/>
          </w:rPr>
          <w:fldChar w:fldCharType="end"/>
        </w:r>
      </w:hyperlink>
    </w:p>
    <w:p w:rsidR="00DE58D1" w:rsidRDefault="00D45621">
      <w:pPr>
        <w:pStyle w:val="TOC2"/>
        <w:rPr>
          <w:rFonts w:asciiTheme="minorHAnsi" w:eastAsiaTheme="minorEastAsia" w:hAnsiTheme="minorHAnsi" w:cstheme="minorBidi"/>
          <w:smallCaps w:val="0"/>
        </w:rPr>
      </w:pPr>
      <w:hyperlink w:anchor="_Toc463518062" w:history="1">
        <w:r w:rsidR="00DE58D1" w:rsidRPr="002D61DB">
          <w:rPr>
            <w:rStyle w:val="Hyperlink"/>
          </w:rPr>
          <w:t>2.1</w:t>
        </w:r>
        <w:r w:rsidR="00DE58D1">
          <w:rPr>
            <w:rFonts w:asciiTheme="minorHAnsi" w:eastAsiaTheme="minorEastAsia" w:hAnsiTheme="minorHAnsi" w:cstheme="minorBidi"/>
            <w:smallCaps w:val="0"/>
          </w:rPr>
          <w:tab/>
        </w:r>
        <w:r w:rsidR="00DE58D1" w:rsidRPr="002D61DB">
          <w:rPr>
            <w:rStyle w:val="Hyperlink"/>
          </w:rPr>
          <w:t>Council state of play (presentation by the Council)</w:t>
        </w:r>
        <w:r w:rsidR="00DE58D1">
          <w:rPr>
            <w:webHidden/>
          </w:rPr>
          <w:tab/>
        </w:r>
        <w:r w:rsidR="00DE58D1">
          <w:rPr>
            <w:webHidden/>
          </w:rPr>
          <w:fldChar w:fldCharType="begin"/>
        </w:r>
        <w:r w:rsidR="00DE58D1">
          <w:rPr>
            <w:webHidden/>
          </w:rPr>
          <w:instrText xml:space="preserve"> PAGEREF _Toc463518062 \h </w:instrText>
        </w:r>
        <w:r w:rsidR="00DE58D1">
          <w:rPr>
            <w:webHidden/>
          </w:rPr>
        </w:r>
        <w:r w:rsidR="00DE58D1">
          <w:rPr>
            <w:webHidden/>
          </w:rPr>
          <w:fldChar w:fldCharType="separate"/>
        </w:r>
        <w:r w:rsidR="00DE58D1">
          <w:rPr>
            <w:webHidden/>
          </w:rPr>
          <w:t>4</w:t>
        </w:r>
        <w:r w:rsidR="00DE58D1">
          <w:rPr>
            <w:webHidden/>
          </w:rPr>
          <w:fldChar w:fldCharType="end"/>
        </w:r>
      </w:hyperlink>
    </w:p>
    <w:p w:rsidR="00DE58D1" w:rsidRDefault="00D45621">
      <w:pPr>
        <w:pStyle w:val="TOC2"/>
        <w:rPr>
          <w:rFonts w:asciiTheme="minorHAnsi" w:eastAsiaTheme="minorEastAsia" w:hAnsiTheme="minorHAnsi" w:cstheme="minorBidi"/>
          <w:smallCaps w:val="0"/>
        </w:rPr>
      </w:pPr>
      <w:hyperlink w:anchor="_Toc463518063" w:history="1">
        <w:r w:rsidR="00DE58D1" w:rsidRPr="002D61DB">
          <w:rPr>
            <w:rStyle w:val="Hyperlink"/>
          </w:rPr>
          <w:t>2.2</w:t>
        </w:r>
        <w:r w:rsidR="00DE58D1">
          <w:rPr>
            <w:rFonts w:asciiTheme="minorHAnsi" w:eastAsiaTheme="minorEastAsia" w:hAnsiTheme="minorHAnsi" w:cstheme="minorBidi"/>
            <w:smallCaps w:val="0"/>
          </w:rPr>
          <w:tab/>
        </w:r>
        <w:r w:rsidR="00DE58D1" w:rsidRPr="002D61DB">
          <w:rPr>
            <w:rStyle w:val="Hyperlink"/>
          </w:rPr>
          <w:t>EP state of play (presentation by the EP)</w:t>
        </w:r>
        <w:r w:rsidR="00DE58D1">
          <w:rPr>
            <w:webHidden/>
          </w:rPr>
          <w:tab/>
        </w:r>
        <w:r w:rsidR="00DE58D1">
          <w:rPr>
            <w:webHidden/>
          </w:rPr>
          <w:fldChar w:fldCharType="begin"/>
        </w:r>
        <w:r w:rsidR="00DE58D1">
          <w:rPr>
            <w:webHidden/>
          </w:rPr>
          <w:instrText xml:space="preserve"> PAGEREF _Toc463518063 \h </w:instrText>
        </w:r>
        <w:r w:rsidR="00DE58D1">
          <w:rPr>
            <w:webHidden/>
          </w:rPr>
        </w:r>
        <w:r w:rsidR="00DE58D1">
          <w:rPr>
            <w:webHidden/>
          </w:rPr>
          <w:fldChar w:fldCharType="separate"/>
        </w:r>
        <w:r w:rsidR="00DE58D1">
          <w:rPr>
            <w:webHidden/>
          </w:rPr>
          <w:t>5</w:t>
        </w:r>
        <w:r w:rsidR="00DE58D1">
          <w:rPr>
            <w:webHidden/>
          </w:rPr>
          <w:fldChar w:fldCharType="end"/>
        </w:r>
      </w:hyperlink>
    </w:p>
    <w:p w:rsidR="00DE58D1" w:rsidRDefault="00D45621">
      <w:pPr>
        <w:pStyle w:val="TOC2"/>
        <w:rPr>
          <w:rFonts w:asciiTheme="minorHAnsi" w:eastAsiaTheme="minorEastAsia" w:hAnsiTheme="minorHAnsi" w:cstheme="minorBidi"/>
          <w:smallCaps w:val="0"/>
        </w:rPr>
      </w:pPr>
      <w:hyperlink w:anchor="_Toc463518064" w:history="1">
        <w:r w:rsidR="00DE58D1" w:rsidRPr="002D61DB">
          <w:rPr>
            <w:rStyle w:val="Hyperlink"/>
          </w:rPr>
          <w:t>2.3</w:t>
        </w:r>
        <w:r w:rsidR="00DE58D1">
          <w:rPr>
            <w:rFonts w:asciiTheme="minorHAnsi" w:eastAsiaTheme="minorEastAsia" w:hAnsiTheme="minorHAnsi" w:cstheme="minorBidi"/>
            <w:smallCaps w:val="0"/>
          </w:rPr>
          <w:tab/>
        </w:r>
        <w:r w:rsidR="00DE58D1" w:rsidRPr="002D61DB">
          <w:rPr>
            <w:rStyle w:val="Hyperlink"/>
          </w:rPr>
          <w:t>Agreement on the Steering Committee structure</w:t>
        </w:r>
        <w:r w:rsidR="00DE58D1">
          <w:rPr>
            <w:webHidden/>
          </w:rPr>
          <w:tab/>
        </w:r>
        <w:r w:rsidR="00DE58D1">
          <w:rPr>
            <w:webHidden/>
          </w:rPr>
          <w:fldChar w:fldCharType="begin"/>
        </w:r>
        <w:r w:rsidR="00DE58D1">
          <w:rPr>
            <w:webHidden/>
          </w:rPr>
          <w:instrText xml:space="preserve"> PAGEREF _Toc463518064 \h </w:instrText>
        </w:r>
        <w:r w:rsidR="00DE58D1">
          <w:rPr>
            <w:webHidden/>
          </w:rPr>
        </w:r>
        <w:r w:rsidR="00DE58D1">
          <w:rPr>
            <w:webHidden/>
          </w:rPr>
          <w:fldChar w:fldCharType="separate"/>
        </w:r>
        <w:r w:rsidR="00DE58D1">
          <w:rPr>
            <w:webHidden/>
          </w:rPr>
          <w:t>5</w:t>
        </w:r>
        <w:r w:rsidR="00DE58D1">
          <w:rPr>
            <w:webHidden/>
          </w:rPr>
          <w:fldChar w:fldCharType="end"/>
        </w:r>
      </w:hyperlink>
    </w:p>
    <w:p w:rsidR="00DE58D1" w:rsidRDefault="00D45621">
      <w:pPr>
        <w:pStyle w:val="TOC2"/>
        <w:rPr>
          <w:rFonts w:asciiTheme="minorHAnsi" w:eastAsiaTheme="minorEastAsia" w:hAnsiTheme="minorHAnsi" w:cstheme="minorBidi"/>
          <w:smallCaps w:val="0"/>
        </w:rPr>
      </w:pPr>
      <w:hyperlink w:anchor="_Toc463518065" w:history="1">
        <w:r w:rsidR="00DE58D1" w:rsidRPr="002D61DB">
          <w:rPr>
            <w:rStyle w:val="Hyperlink"/>
          </w:rPr>
          <w:t>2.4</w:t>
        </w:r>
        <w:r w:rsidR="00DE58D1">
          <w:rPr>
            <w:rFonts w:asciiTheme="minorHAnsi" w:eastAsiaTheme="minorEastAsia" w:hAnsiTheme="minorHAnsi" w:cstheme="minorBidi"/>
            <w:smallCaps w:val="0"/>
          </w:rPr>
          <w:tab/>
        </w:r>
        <w:r w:rsidR="00DE58D1" w:rsidRPr="002D61DB">
          <w:rPr>
            <w:rStyle w:val="Hyperlink"/>
          </w:rPr>
          <w:t>Steering Committee for the Trilogue Table project</w:t>
        </w:r>
        <w:r w:rsidR="00DE58D1">
          <w:rPr>
            <w:webHidden/>
          </w:rPr>
          <w:tab/>
        </w:r>
        <w:r w:rsidR="00DE58D1">
          <w:rPr>
            <w:webHidden/>
          </w:rPr>
          <w:fldChar w:fldCharType="begin"/>
        </w:r>
        <w:r w:rsidR="00DE58D1">
          <w:rPr>
            <w:webHidden/>
          </w:rPr>
          <w:instrText xml:space="preserve"> PAGEREF _Toc463518065 \h </w:instrText>
        </w:r>
        <w:r w:rsidR="00DE58D1">
          <w:rPr>
            <w:webHidden/>
          </w:rPr>
        </w:r>
        <w:r w:rsidR="00DE58D1">
          <w:rPr>
            <w:webHidden/>
          </w:rPr>
          <w:fldChar w:fldCharType="separate"/>
        </w:r>
        <w:r w:rsidR="00DE58D1">
          <w:rPr>
            <w:webHidden/>
          </w:rPr>
          <w:t>6</w:t>
        </w:r>
        <w:r w:rsidR="00DE58D1">
          <w:rPr>
            <w:webHidden/>
          </w:rPr>
          <w:fldChar w:fldCharType="end"/>
        </w:r>
      </w:hyperlink>
    </w:p>
    <w:p w:rsidR="00DE58D1" w:rsidRDefault="00D45621">
      <w:pPr>
        <w:pStyle w:val="TOC2"/>
        <w:rPr>
          <w:rFonts w:asciiTheme="minorHAnsi" w:eastAsiaTheme="minorEastAsia" w:hAnsiTheme="minorHAnsi" w:cstheme="minorBidi"/>
          <w:smallCaps w:val="0"/>
        </w:rPr>
      </w:pPr>
      <w:hyperlink w:anchor="_Toc463518066" w:history="1">
        <w:r w:rsidR="00DE58D1" w:rsidRPr="002D61DB">
          <w:rPr>
            <w:rStyle w:val="Hyperlink"/>
          </w:rPr>
          <w:t>2.5</w:t>
        </w:r>
        <w:r w:rsidR="00DE58D1">
          <w:rPr>
            <w:rFonts w:asciiTheme="minorHAnsi" w:eastAsiaTheme="minorEastAsia" w:hAnsiTheme="minorHAnsi" w:cstheme="minorBidi"/>
            <w:smallCaps w:val="0"/>
          </w:rPr>
          <w:tab/>
        </w:r>
        <w:r w:rsidR="00DE58D1" w:rsidRPr="002D61DB">
          <w:rPr>
            <w:rStyle w:val="Hyperlink"/>
          </w:rPr>
          <w:t>Points of discussion: Commission involvement, Joint Note to the SCs</w:t>
        </w:r>
        <w:r w:rsidR="00DE58D1">
          <w:rPr>
            <w:webHidden/>
          </w:rPr>
          <w:tab/>
        </w:r>
        <w:r w:rsidR="00DE58D1">
          <w:rPr>
            <w:webHidden/>
          </w:rPr>
          <w:fldChar w:fldCharType="begin"/>
        </w:r>
        <w:r w:rsidR="00DE58D1">
          <w:rPr>
            <w:webHidden/>
          </w:rPr>
          <w:instrText xml:space="preserve"> PAGEREF _Toc463518066 \h </w:instrText>
        </w:r>
        <w:r w:rsidR="00DE58D1">
          <w:rPr>
            <w:webHidden/>
          </w:rPr>
        </w:r>
        <w:r w:rsidR="00DE58D1">
          <w:rPr>
            <w:webHidden/>
          </w:rPr>
          <w:fldChar w:fldCharType="separate"/>
        </w:r>
        <w:r w:rsidR="00DE58D1">
          <w:rPr>
            <w:webHidden/>
          </w:rPr>
          <w:t>6</w:t>
        </w:r>
        <w:r w:rsidR="00DE58D1">
          <w:rPr>
            <w:webHidden/>
          </w:rPr>
          <w:fldChar w:fldCharType="end"/>
        </w:r>
      </w:hyperlink>
    </w:p>
    <w:p w:rsidR="00DE58D1" w:rsidRDefault="00D45621">
      <w:pPr>
        <w:pStyle w:val="TOC2"/>
        <w:rPr>
          <w:rFonts w:asciiTheme="minorHAnsi" w:eastAsiaTheme="minorEastAsia" w:hAnsiTheme="minorHAnsi" w:cstheme="minorBidi"/>
          <w:smallCaps w:val="0"/>
        </w:rPr>
      </w:pPr>
      <w:hyperlink w:anchor="_Toc463518067" w:history="1">
        <w:r w:rsidR="00DE58D1" w:rsidRPr="002D61DB">
          <w:rPr>
            <w:rStyle w:val="Hyperlink"/>
          </w:rPr>
          <w:t>2.6</w:t>
        </w:r>
        <w:r w:rsidR="00DE58D1">
          <w:rPr>
            <w:rFonts w:asciiTheme="minorHAnsi" w:eastAsiaTheme="minorEastAsia" w:hAnsiTheme="minorHAnsi" w:cstheme="minorBidi"/>
            <w:smallCaps w:val="0"/>
          </w:rPr>
          <w:tab/>
        </w:r>
        <w:r w:rsidR="00DE58D1" w:rsidRPr="002D61DB">
          <w:rPr>
            <w:rStyle w:val="Hyperlink"/>
          </w:rPr>
          <w:t>Next steps</w:t>
        </w:r>
        <w:r w:rsidR="00DE58D1">
          <w:rPr>
            <w:webHidden/>
          </w:rPr>
          <w:tab/>
        </w:r>
        <w:r w:rsidR="00DE58D1">
          <w:rPr>
            <w:webHidden/>
          </w:rPr>
          <w:fldChar w:fldCharType="begin"/>
        </w:r>
        <w:r w:rsidR="00DE58D1">
          <w:rPr>
            <w:webHidden/>
          </w:rPr>
          <w:instrText xml:space="preserve"> PAGEREF _Toc463518067 \h </w:instrText>
        </w:r>
        <w:r w:rsidR="00DE58D1">
          <w:rPr>
            <w:webHidden/>
          </w:rPr>
        </w:r>
        <w:r w:rsidR="00DE58D1">
          <w:rPr>
            <w:webHidden/>
          </w:rPr>
          <w:fldChar w:fldCharType="separate"/>
        </w:r>
        <w:r w:rsidR="00DE58D1">
          <w:rPr>
            <w:webHidden/>
          </w:rPr>
          <w:t>7</w:t>
        </w:r>
        <w:r w:rsidR="00DE58D1">
          <w:rPr>
            <w:webHidden/>
          </w:rPr>
          <w:fldChar w:fldCharType="end"/>
        </w:r>
      </w:hyperlink>
    </w:p>
    <w:p w:rsidR="00DE58D1" w:rsidRDefault="00D45621">
      <w:pPr>
        <w:pStyle w:val="TOC1"/>
        <w:rPr>
          <w:rFonts w:asciiTheme="minorHAnsi" w:eastAsiaTheme="minorEastAsia" w:hAnsiTheme="minorHAnsi" w:cstheme="minorBidi"/>
          <w:b w:val="0"/>
          <w:caps w:val="0"/>
        </w:rPr>
      </w:pPr>
      <w:hyperlink w:anchor="_Toc463518068" w:history="1">
        <w:r w:rsidR="00DE58D1" w:rsidRPr="002D61DB">
          <w:rPr>
            <w:rStyle w:val="Hyperlink"/>
          </w:rPr>
          <w:t>3</w:t>
        </w:r>
        <w:r w:rsidR="00DE58D1">
          <w:rPr>
            <w:rFonts w:asciiTheme="minorHAnsi" w:eastAsiaTheme="minorEastAsia" w:hAnsiTheme="minorHAnsi" w:cstheme="minorBidi"/>
            <w:b w:val="0"/>
            <w:caps w:val="0"/>
          </w:rPr>
          <w:tab/>
        </w:r>
        <w:r w:rsidR="00DE58D1" w:rsidRPr="002D61DB">
          <w:rPr>
            <w:rStyle w:val="Hyperlink"/>
          </w:rPr>
          <w:t>Conclusions, Decisions, Actions, Next meeting</w:t>
        </w:r>
        <w:r w:rsidR="00DE58D1">
          <w:rPr>
            <w:webHidden/>
          </w:rPr>
          <w:tab/>
        </w:r>
        <w:r w:rsidR="00DE58D1">
          <w:rPr>
            <w:webHidden/>
          </w:rPr>
          <w:fldChar w:fldCharType="begin"/>
        </w:r>
        <w:r w:rsidR="00DE58D1">
          <w:rPr>
            <w:webHidden/>
          </w:rPr>
          <w:instrText xml:space="preserve"> PAGEREF _Toc463518068 \h </w:instrText>
        </w:r>
        <w:r w:rsidR="00DE58D1">
          <w:rPr>
            <w:webHidden/>
          </w:rPr>
        </w:r>
        <w:r w:rsidR="00DE58D1">
          <w:rPr>
            <w:webHidden/>
          </w:rPr>
          <w:fldChar w:fldCharType="separate"/>
        </w:r>
        <w:r w:rsidR="00DE58D1">
          <w:rPr>
            <w:webHidden/>
          </w:rPr>
          <w:t>8</w:t>
        </w:r>
        <w:r w:rsidR="00DE58D1">
          <w:rPr>
            <w:webHidden/>
          </w:rPr>
          <w:fldChar w:fldCharType="end"/>
        </w:r>
      </w:hyperlink>
    </w:p>
    <w:p w:rsidR="00DE58D1" w:rsidRDefault="00D45621">
      <w:pPr>
        <w:pStyle w:val="TOC2"/>
        <w:rPr>
          <w:rFonts w:asciiTheme="minorHAnsi" w:eastAsiaTheme="minorEastAsia" w:hAnsiTheme="minorHAnsi" w:cstheme="minorBidi"/>
          <w:smallCaps w:val="0"/>
        </w:rPr>
      </w:pPr>
      <w:hyperlink w:anchor="_Toc463518069" w:history="1">
        <w:r w:rsidR="00DE58D1" w:rsidRPr="002D61DB">
          <w:rPr>
            <w:rStyle w:val="Hyperlink"/>
          </w:rPr>
          <w:t>3.1</w:t>
        </w:r>
        <w:r w:rsidR="00DE58D1">
          <w:rPr>
            <w:rFonts w:asciiTheme="minorHAnsi" w:eastAsiaTheme="minorEastAsia" w:hAnsiTheme="minorHAnsi" w:cstheme="minorBidi"/>
            <w:smallCaps w:val="0"/>
          </w:rPr>
          <w:tab/>
        </w:r>
        <w:r w:rsidR="00DE58D1" w:rsidRPr="002D61DB">
          <w:rPr>
            <w:rStyle w:val="Hyperlink"/>
          </w:rPr>
          <w:t>Conclusions</w:t>
        </w:r>
        <w:r w:rsidR="00DE58D1">
          <w:rPr>
            <w:webHidden/>
          </w:rPr>
          <w:tab/>
        </w:r>
        <w:r w:rsidR="00DE58D1">
          <w:rPr>
            <w:webHidden/>
          </w:rPr>
          <w:fldChar w:fldCharType="begin"/>
        </w:r>
        <w:r w:rsidR="00DE58D1">
          <w:rPr>
            <w:webHidden/>
          </w:rPr>
          <w:instrText xml:space="preserve"> PAGEREF _Toc463518069 \h </w:instrText>
        </w:r>
        <w:r w:rsidR="00DE58D1">
          <w:rPr>
            <w:webHidden/>
          </w:rPr>
        </w:r>
        <w:r w:rsidR="00DE58D1">
          <w:rPr>
            <w:webHidden/>
          </w:rPr>
          <w:fldChar w:fldCharType="separate"/>
        </w:r>
        <w:r w:rsidR="00DE58D1">
          <w:rPr>
            <w:webHidden/>
          </w:rPr>
          <w:t>8</w:t>
        </w:r>
        <w:r w:rsidR="00DE58D1">
          <w:rPr>
            <w:webHidden/>
          </w:rPr>
          <w:fldChar w:fldCharType="end"/>
        </w:r>
      </w:hyperlink>
    </w:p>
    <w:p w:rsidR="00DE58D1" w:rsidRDefault="00D45621">
      <w:pPr>
        <w:pStyle w:val="TOC2"/>
        <w:rPr>
          <w:rFonts w:asciiTheme="minorHAnsi" w:eastAsiaTheme="minorEastAsia" w:hAnsiTheme="minorHAnsi" w:cstheme="minorBidi"/>
          <w:smallCaps w:val="0"/>
        </w:rPr>
      </w:pPr>
      <w:hyperlink w:anchor="_Toc463518070" w:history="1">
        <w:r w:rsidR="00DE58D1" w:rsidRPr="002D61DB">
          <w:rPr>
            <w:rStyle w:val="Hyperlink"/>
          </w:rPr>
          <w:t>3.2</w:t>
        </w:r>
        <w:r w:rsidR="00DE58D1">
          <w:rPr>
            <w:rFonts w:asciiTheme="minorHAnsi" w:eastAsiaTheme="minorEastAsia" w:hAnsiTheme="minorHAnsi" w:cstheme="minorBidi"/>
            <w:smallCaps w:val="0"/>
          </w:rPr>
          <w:tab/>
        </w:r>
        <w:r w:rsidR="00DE58D1" w:rsidRPr="002D61DB">
          <w:rPr>
            <w:rStyle w:val="Hyperlink"/>
          </w:rPr>
          <w:t>Decisions</w:t>
        </w:r>
        <w:r w:rsidR="00DE58D1">
          <w:rPr>
            <w:webHidden/>
          </w:rPr>
          <w:tab/>
        </w:r>
        <w:r w:rsidR="00DE58D1">
          <w:rPr>
            <w:webHidden/>
          </w:rPr>
          <w:fldChar w:fldCharType="begin"/>
        </w:r>
        <w:r w:rsidR="00DE58D1">
          <w:rPr>
            <w:webHidden/>
          </w:rPr>
          <w:instrText xml:space="preserve"> PAGEREF _Toc463518070 \h </w:instrText>
        </w:r>
        <w:r w:rsidR="00DE58D1">
          <w:rPr>
            <w:webHidden/>
          </w:rPr>
        </w:r>
        <w:r w:rsidR="00DE58D1">
          <w:rPr>
            <w:webHidden/>
          </w:rPr>
          <w:fldChar w:fldCharType="separate"/>
        </w:r>
        <w:r w:rsidR="00DE58D1">
          <w:rPr>
            <w:webHidden/>
          </w:rPr>
          <w:t>8</w:t>
        </w:r>
        <w:r w:rsidR="00DE58D1">
          <w:rPr>
            <w:webHidden/>
          </w:rPr>
          <w:fldChar w:fldCharType="end"/>
        </w:r>
      </w:hyperlink>
    </w:p>
    <w:p w:rsidR="00DE58D1" w:rsidRDefault="00D45621">
      <w:pPr>
        <w:pStyle w:val="TOC2"/>
        <w:rPr>
          <w:rFonts w:asciiTheme="minorHAnsi" w:eastAsiaTheme="minorEastAsia" w:hAnsiTheme="minorHAnsi" w:cstheme="minorBidi"/>
          <w:smallCaps w:val="0"/>
        </w:rPr>
      </w:pPr>
      <w:hyperlink w:anchor="_Toc463518071" w:history="1">
        <w:r w:rsidR="00DE58D1" w:rsidRPr="002D61DB">
          <w:rPr>
            <w:rStyle w:val="Hyperlink"/>
          </w:rPr>
          <w:t>3.3</w:t>
        </w:r>
        <w:r w:rsidR="00DE58D1">
          <w:rPr>
            <w:rFonts w:asciiTheme="minorHAnsi" w:eastAsiaTheme="minorEastAsia" w:hAnsiTheme="minorHAnsi" w:cstheme="minorBidi"/>
            <w:smallCaps w:val="0"/>
          </w:rPr>
          <w:tab/>
        </w:r>
        <w:r w:rsidR="00DE58D1" w:rsidRPr="002D61DB">
          <w:rPr>
            <w:rStyle w:val="Hyperlink"/>
          </w:rPr>
          <w:t>Actions</w:t>
        </w:r>
        <w:r w:rsidR="00DE58D1">
          <w:rPr>
            <w:webHidden/>
          </w:rPr>
          <w:tab/>
        </w:r>
        <w:r w:rsidR="00DE58D1">
          <w:rPr>
            <w:webHidden/>
          </w:rPr>
          <w:fldChar w:fldCharType="begin"/>
        </w:r>
        <w:r w:rsidR="00DE58D1">
          <w:rPr>
            <w:webHidden/>
          </w:rPr>
          <w:instrText xml:space="preserve"> PAGEREF _Toc463518071 \h </w:instrText>
        </w:r>
        <w:r w:rsidR="00DE58D1">
          <w:rPr>
            <w:webHidden/>
          </w:rPr>
        </w:r>
        <w:r w:rsidR="00DE58D1">
          <w:rPr>
            <w:webHidden/>
          </w:rPr>
          <w:fldChar w:fldCharType="separate"/>
        </w:r>
        <w:r w:rsidR="00DE58D1">
          <w:rPr>
            <w:webHidden/>
          </w:rPr>
          <w:t>8</w:t>
        </w:r>
        <w:r w:rsidR="00DE58D1">
          <w:rPr>
            <w:webHidden/>
          </w:rPr>
          <w:fldChar w:fldCharType="end"/>
        </w:r>
      </w:hyperlink>
    </w:p>
    <w:p w:rsidR="00DE58D1" w:rsidRDefault="00D45621">
      <w:pPr>
        <w:pStyle w:val="TOC2"/>
        <w:rPr>
          <w:rFonts w:asciiTheme="minorHAnsi" w:eastAsiaTheme="minorEastAsia" w:hAnsiTheme="minorHAnsi" w:cstheme="minorBidi"/>
          <w:smallCaps w:val="0"/>
        </w:rPr>
      </w:pPr>
      <w:hyperlink w:anchor="_Toc463518072" w:history="1">
        <w:r w:rsidR="00DE58D1" w:rsidRPr="002D61DB">
          <w:rPr>
            <w:rStyle w:val="Hyperlink"/>
          </w:rPr>
          <w:t>3.4</w:t>
        </w:r>
        <w:r w:rsidR="00DE58D1">
          <w:rPr>
            <w:rFonts w:asciiTheme="minorHAnsi" w:eastAsiaTheme="minorEastAsia" w:hAnsiTheme="minorHAnsi" w:cstheme="minorBidi"/>
            <w:smallCaps w:val="0"/>
          </w:rPr>
          <w:tab/>
        </w:r>
        <w:r w:rsidR="00DE58D1" w:rsidRPr="002D61DB">
          <w:rPr>
            <w:rStyle w:val="Hyperlink"/>
          </w:rPr>
          <w:t>Next meeting</w:t>
        </w:r>
        <w:r w:rsidR="00DE58D1">
          <w:rPr>
            <w:webHidden/>
          </w:rPr>
          <w:tab/>
        </w:r>
        <w:r w:rsidR="00DE58D1">
          <w:rPr>
            <w:webHidden/>
          </w:rPr>
          <w:fldChar w:fldCharType="begin"/>
        </w:r>
        <w:r w:rsidR="00DE58D1">
          <w:rPr>
            <w:webHidden/>
          </w:rPr>
          <w:instrText xml:space="preserve"> PAGEREF _Toc463518072 \h </w:instrText>
        </w:r>
        <w:r w:rsidR="00DE58D1">
          <w:rPr>
            <w:webHidden/>
          </w:rPr>
        </w:r>
        <w:r w:rsidR="00DE58D1">
          <w:rPr>
            <w:webHidden/>
          </w:rPr>
          <w:fldChar w:fldCharType="separate"/>
        </w:r>
        <w:r w:rsidR="00DE58D1">
          <w:rPr>
            <w:webHidden/>
          </w:rPr>
          <w:t>8</w:t>
        </w:r>
        <w:r w:rsidR="00DE58D1">
          <w:rPr>
            <w:webHidden/>
          </w:rPr>
          <w:fldChar w:fldCharType="end"/>
        </w:r>
      </w:hyperlink>
    </w:p>
    <w:p w:rsidR="00DE58D1" w:rsidRDefault="00D45621">
      <w:pPr>
        <w:pStyle w:val="TOC1"/>
        <w:rPr>
          <w:rFonts w:asciiTheme="minorHAnsi" w:eastAsiaTheme="minorEastAsia" w:hAnsiTheme="minorHAnsi" w:cstheme="minorBidi"/>
          <w:b w:val="0"/>
          <w:caps w:val="0"/>
        </w:rPr>
      </w:pPr>
      <w:hyperlink w:anchor="_Toc463518073" w:history="1">
        <w:r w:rsidR="00DE58D1" w:rsidRPr="002D61DB">
          <w:rPr>
            <w:rStyle w:val="Hyperlink"/>
          </w:rPr>
          <w:t>4</w:t>
        </w:r>
        <w:r w:rsidR="00DE58D1">
          <w:rPr>
            <w:rFonts w:asciiTheme="minorHAnsi" w:eastAsiaTheme="minorEastAsia" w:hAnsiTheme="minorHAnsi" w:cstheme="minorBidi"/>
            <w:b w:val="0"/>
            <w:caps w:val="0"/>
          </w:rPr>
          <w:tab/>
        </w:r>
        <w:r w:rsidR="00DE58D1" w:rsidRPr="002D61DB">
          <w:rPr>
            <w:rStyle w:val="Hyperlink"/>
          </w:rPr>
          <w:t>Annex - Document control</w:t>
        </w:r>
        <w:r w:rsidR="00DE58D1">
          <w:rPr>
            <w:webHidden/>
          </w:rPr>
          <w:tab/>
        </w:r>
        <w:r w:rsidR="00DE58D1">
          <w:rPr>
            <w:webHidden/>
          </w:rPr>
          <w:fldChar w:fldCharType="begin"/>
        </w:r>
        <w:r w:rsidR="00DE58D1">
          <w:rPr>
            <w:webHidden/>
          </w:rPr>
          <w:instrText xml:space="preserve"> PAGEREF _Toc463518073 \h </w:instrText>
        </w:r>
        <w:r w:rsidR="00DE58D1">
          <w:rPr>
            <w:webHidden/>
          </w:rPr>
        </w:r>
        <w:r w:rsidR="00DE58D1">
          <w:rPr>
            <w:webHidden/>
          </w:rPr>
          <w:fldChar w:fldCharType="separate"/>
        </w:r>
        <w:r w:rsidR="00DE58D1">
          <w:rPr>
            <w:webHidden/>
          </w:rPr>
          <w:t>9</w:t>
        </w:r>
        <w:r w:rsidR="00DE58D1">
          <w:rPr>
            <w:webHidden/>
          </w:rPr>
          <w:fldChar w:fldCharType="end"/>
        </w:r>
      </w:hyperlink>
    </w:p>
    <w:p w:rsidR="00DE58D1" w:rsidRDefault="00D45621">
      <w:pPr>
        <w:pStyle w:val="TOC2"/>
        <w:rPr>
          <w:rFonts w:asciiTheme="minorHAnsi" w:eastAsiaTheme="minorEastAsia" w:hAnsiTheme="minorHAnsi" w:cstheme="minorBidi"/>
          <w:smallCaps w:val="0"/>
        </w:rPr>
      </w:pPr>
      <w:hyperlink w:anchor="_Toc463518074" w:history="1">
        <w:r w:rsidR="00DE58D1" w:rsidRPr="002D61DB">
          <w:rPr>
            <w:rStyle w:val="Hyperlink"/>
          </w:rPr>
          <w:t>4.1</w:t>
        </w:r>
        <w:r w:rsidR="00DE58D1">
          <w:rPr>
            <w:rFonts w:asciiTheme="minorHAnsi" w:eastAsiaTheme="minorEastAsia" w:hAnsiTheme="minorHAnsi" w:cstheme="minorBidi"/>
            <w:smallCaps w:val="0"/>
          </w:rPr>
          <w:tab/>
        </w:r>
        <w:r w:rsidR="00DE58D1" w:rsidRPr="002D61DB">
          <w:rPr>
            <w:rStyle w:val="Hyperlink"/>
          </w:rPr>
          <w:t>Circulation</w:t>
        </w:r>
        <w:r w:rsidR="00DE58D1">
          <w:rPr>
            <w:webHidden/>
          </w:rPr>
          <w:tab/>
        </w:r>
        <w:r w:rsidR="00DE58D1">
          <w:rPr>
            <w:webHidden/>
          </w:rPr>
          <w:fldChar w:fldCharType="begin"/>
        </w:r>
        <w:r w:rsidR="00DE58D1">
          <w:rPr>
            <w:webHidden/>
          </w:rPr>
          <w:instrText xml:space="preserve"> PAGEREF _Toc463518074 \h </w:instrText>
        </w:r>
        <w:r w:rsidR="00DE58D1">
          <w:rPr>
            <w:webHidden/>
          </w:rPr>
        </w:r>
        <w:r w:rsidR="00DE58D1">
          <w:rPr>
            <w:webHidden/>
          </w:rPr>
          <w:fldChar w:fldCharType="separate"/>
        </w:r>
        <w:r w:rsidR="00DE58D1">
          <w:rPr>
            <w:webHidden/>
          </w:rPr>
          <w:t>9</w:t>
        </w:r>
        <w:r w:rsidR="00DE58D1">
          <w:rPr>
            <w:webHidden/>
          </w:rPr>
          <w:fldChar w:fldCharType="end"/>
        </w:r>
      </w:hyperlink>
    </w:p>
    <w:p w:rsidR="00DE58D1" w:rsidRDefault="00D45621">
      <w:pPr>
        <w:pStyle w:val="TOC2"/>
        <w:rPr>
          <w:rFonts w:asciiTheme="minorHAnsi" w:eastAsiaTheme="minorEastAsia" w:hAnsiTheme="minorHAnsi" w:cstheme="minorBidi"/>
          <w:smallCaps w:val="0"/>
        </w:rPr>
      </w:pPr>
      <w:hyperlink w:anchor="_Toc463518075" w:history="1">
        <w:r w:rsidR="00DE58D1" w:rsidRPr="002D61DB">
          <w:rPr>
            <w:rStyle w:val="Hyperlink"/>
          </w:rPr>
          <w:t>4.2</w:t>
        </w:r>
        <w:r w:rsidR="00DE58D1">
          <w:rPr>
            <w:rFonts w:asciiTheme="minorHAnsi" w:eastAsiaTheme="minorEastAsia" w:hAnsiTheme="minorHAnsi" w:cstheme="minorBidi"/>
            <w:smallCaps w:val="0"/>
          </w:rPr>
          <w:tab/>
        </w:r>
        <w:r w:rsidR="00DE58D1" w:rsidRPr="002D61DB">
          <w:rPr>
            <w:rStyle w:val="Hyperlink"/>
          </w:rPr>
          <w:t>Change history</w:t>
        </w:r>
        <w:r w:rsidR="00DE58D1">
          <w:rPr>
            <w:webHidden/>
          </w:rPr>
          <w:tab/>
        </w:r>
        <w:r w:rsidR="00DE58D1">
          <w:rPr>
            <w:webHidden/>
          </w:rPr>
          <w:fldChar w:fldCharType="begin"/>
        </w:r>
        <w:r w:rsidR="00DE58D1">
          <w:rPr>
            <w:webHidden/>
          </w:rPr>
          <w:instrText xml:space="preserve"> PAGEREF _Toc463518075 \h </w:instrText>
        </w:r>
        <w:r w:rsidR="00DE58D1">
          <w:rPr>
            <w:webHidden/>
          </w:rPr>
        </w:r>
        <w:r w:rsidR="00DE58D1">
          <w:rPr>
            <w:webHidden/>
          </w:rPr>
          <w:fldChar w:fldCharType="separate"/>
        </w:r>
        <w:r w:rsidR="00DE58D1">
          <w:rPr>
            <w:webHidden/>
          </w:rPr>
          <w:t>9</w:t>
        </w:r>
        <w:r w:rsidR="00DE58D1">
          <w:rPr>
            <w:webHidden/>
          </w:rPr>
          <w:fldChar w:fldCharType="end"/>
        </w:r>
      </w:hyperlink>
    </w:p>
    <w:p w:rsidR="00D33D98" w:rsidRDefault="00D33D98" w:rsidP="00A75FDA">
      <w:r w:rsidRPr="000F170E">
        <w:rPr>
          <w:color w:val="E36C0A"/>
        </w:rPr>
        <w:fldChar w:fldCharType="end"/>
      </w:r>
    </w:p>
    <w:p w:rsidR="00D33D98" w:rsidRPr="007B6DDC" w:rsidRDefault="00857C34" w:rsidP="0014442A">
      <w:pPr>
        <w:pStyle w:val="Heading1"/>
        <w:numPr>
          <w:ilvl w:val="0"/>
          <w:numId w:val="4"/>
        </w:numPr>
      </w:pPr>
      <w:bookmarkStart w:id="1" w:name="_Toc463518058"/>
      <w:bookmarkEnd w:id="0"/>
      <w:r w:rsidRPr="007B6DDC">
        <w:t>Introduction</w:t>
      </w:r>
      <w:bookmarkEnd w:id="1"/>
    </w:p>
    <w:p w:rsidR="00857C34" w:rsidRDefault="00857C34" w:rsidP="00857C34">
      <w:pPr>
        <w:rPr>
          <w:lang w:val="en-US" w:eastAsia="ja-JP"/>
        </w:rPr>
      </w:pPr>
    </w:p>
    <w:p w:rsidR="009D1E3D" w:rsidRPr="009D1E3D" w:rsidRDefault="00857C34" w:rsidP="007B0271">
      <w:pPr>
        <w:pStyle w:val="Heading2"/>
        <w:numPr>
          <w:ilvl w:val="1"/>
          <w:numId w:val="6"/>
        </w:numPr>
        <w:tabs>
          <w:tab w:val="num" w:pos="1985"/>
        </w:tabs>
        <w:ind w:left="1985" w:hanging="1134"/>
      </w:pPr>
      <w:bookmarkStart w:id="2" w:name="_Toc463518059"/>
      <w:r>
        <w:t>Agenda</w:t>
      </w:r>
      <w:r w:rsidR="009D1E3D" w:rsidRPr="00B126AF">
        <w:rPr>
          <w:sz w:val="24"/>
          <w:vertAlign w:val="superscript"/>
        </w:rPr>
        <w:footnoteReference w:id="1"/>
      </w:r>
      <w:bookmarkEnd w:id="2"/>
    </w:p>
    <w:p w:rsidR="00857C34" w:rsidRDefault="00857C34" w:rsidP="00857C34">
      <w:pPr>
        <w:rPr>
          <w:lang w:val="en-US" w:eastAsia="ja-JP"/>
        </w:rPr>
      </w:pPr>
      <w:r>
        <w:rPr>
          <w:lang w:val="en-US" w:eastAsia="ja-JP"/>
        </w:rPr>
        <w:t>The agenda of the meeting is as follows:</w:t>
      </w:r>
    </w:p>
    <w:p w:rsidR="005D451D" w:rsidRDefault="005D451D" w:rsidP="0014442A">
      <w:pPr>
        <w:numPr>
          <w:ilvl w:val="0"/>
          <w:numId w:val="5"/>
        </w:numPr>
        <w:tabs>
          <w:tab w:val="left" w:pos="720"/>
        </w:tabs>
        <w:autoSpaceDE w:val="0"/>
        <w:autoSpaceDN w:val="0"/>
        <w:adjustRightInd w:val="0"/>
        <w:rPr>
          <w:rFonts w:cs="Trebuchet MS"/>
          <w:lang w:eastAsia="fr-FR"/>
        </w:rPr>
      </w:pPr>
      <w:r>
        <w:rPr>
          <w:rFonts w:cs="Trebuchet MS"/>
          <w:lang w:eastAsia="fr-FR"/>
        </w:rPr>
        <w:t>Council state of play (presentation by the Council)</w:t>
      </w:r>
    </w:p>
    <w:p w:rsidR="005D451D" w:rsidRDefault="005D451D" w:rsidP="0014442A">
      <w:pPr>
        <w:numPr>
          <w:ilvl w:val="0"/>
          <w:numId w:val="5"/>
        </w:numPr>
        <w:tabs>
          <w:tab w:val="left" w:pos="720"/>
        </w:tabs>
        <w:autoSpaceDE w:val="0"/>
        <w:autoSpaceDN w:val="0"/>
        <w:adjustRightInd w:val="0"/>
        <w:rPr>
          <w:rFonts w:cs="Trebuchet MS"/>
          <w:lang w:eastAsia="fr-FR"/>
        </w:rPr>
      </w:pPr>
      <w:r>
        <w:rPr>
          <w:rFonts w:cs="Trebuchet MS"/>
          <w:lang w:eastAsia="fr-FR"/>
        </w:rPr>
        <w:t>EP state of play (presentation by the EP)</w:t>
      </w:r>
    </w:p>
    <w:p w:rsidR="005D451D" w:rsidRDefault="005D451D" w:rsidP="0014442A">
      <w:pPr>
        <w:numPr>
          <w:ilvl w:val="0"/>
          <w:numId w:val="5"/>
        </w:numPr>
        <w:tabs>
          <w:tab w:val="left" w:pos="720"/>
        </w:tabs>
        <w:autoSpaceDE w:val="0"/>
        <w:autoSpaceDN w:val="0"/>
        <w:adjustRightInd w:val="0"/>
        <w:rPr>
          <w:rFonts w:cs="Trebuchet MS"/>
          <w:lang w:eastAsia="fr-FR"/>
        </w:rPr>
      </w:pPr>
      <w:r>
        <w:rPr>
          <w:rFonts w:cs="Trebuchet MS"/>
          <w:lang w:eastAsia="fr-FR"/>
        </w:rPr>
        <w:t xml:space="preserve">Agreement on the Steering Committee structure </w:t>
      </w:r>
    </w:p>
    <w:p w:rsidR="005D451D" w:rsidRDefault="005D451D" w:rsidP="0014442A">
      <w:pPr>
        <w:numPr>
          <w:ilvl w:val="0"/>
          <w:numId w:val="5"/>
        </w:numPr>
        <w:tabs>
          <w:tab w:val="left" w:pos="720"/>
        </w:tabs>
        <w:autoSpaceDE w:val="0"/>
        <w:autoSpaceDN w:val="0"/>
        <w:adjustRightInd w:val="0"/>
        <w:rPr>
          <w:rFonts w:cs="Trebuchet MS"/>
          <w:lang w:eastAsia="fr-FR"/>
        </w:rPr>
      </w:pPr>
      <w:r>
        <w:rPr>
          <w:rFonts w:cs="Trebuchet MS"/>
          <w:lang w:eastAsia="fr-FR"/>
        </w:rPr>
        <w:t>Points of discussion: Commission involvement, Joint Note to the SGs</w:t>
      </w:r>
    </w:p>
    <w:p w:rsidR="00857C34" w:rsidRPr="005D451D" w:rsidRDefault="005D451D" w:rsidP="005D451D">
      <w:pPr>
        <w:numPr>
          <w:ilvl w:val="0"/>
          <w:numId w:val="5"/>
        </w:numPr>
        <w:tabs>
          <w:tab w:val="left" w:pos="720"/>
        </w:tabs>
        <w:autoSpaceDE w:val="0"/>
        <w:autoSpaceDN w:val="0"/>
        <w:adjustRightInd w:val="0"/>
        <w:rPr>
          <w:lang w:val="en-US" w:eastAsia="ja-JP"/>
        </w:rPr>
      </w:pPr>
      <w:r>
        <w:rPr>
          <w:rFonts w:cs="Trebuchet MS"/>
          <w:lang w:eastAsia="fr-FR"/>
        </w:rPr>
        <w:t>Next steps</w:t>
      </w:r>
    </w:p>
    <w:p w:rsidR="005D451D" w:rsidRDefault="005D451D" w:rsidP="005D451D">
      <w:pPr>
        <w:tabs>
          <w:tab w:val="left" w:pos="720"/>
        </w:tabs>
        <w:autoSpaceDE w:val="0"/>
        <w:autoSpaceDN w:val="0"/>
        <w:adjustRightInd w:val="0"/>
        <w:rPr>
          <w:rFonts w:cs="Trebuchet MS"/>
          <w:lang w:eastAsia="fr-FR"/>
        </w:rPr>
      </w:pPr>
    </w:p>
    <w:p w:rsidR="005D451D" w:rsidRDefault="005D451D" w:rsidP="005D451D">
      <w:pPr>
        <w:pStyle w:val="Heading2"/>
        <w:numPr>
          <w:ilvl w:val="1"/>
          <w:numId w:val="6"/>
        </w:numPr>
        <w:tabs>
          <w:tab w:val="num" w:pos="1985"/>
        </w:tabs>
        <w:ind w:left="1985" w:hanging="1134"/>
      </w:pPr>
      <w:bookmarkStart w:id="3" w:name="_Toc463518060"/>
      <w:r>
        <w:t>Participants</w:t>
      </w:r>
      <w:bookmarkEnd w:id="3"/>
    </w:p>
    <w:p w:rsidR="005D451D" w:rsidRPr="00073945" w:rsidRDefault="005D451D" w:rsidP="005D451D">
      <w:pPr>
        <w:rPr>
          <w:b/>
          <w:u w:val="single"/>
          <w:lang w:val="en-US" w:eastAsia="ja-JP"/>
        </w:rPr>
      </w:pPr>
      <w:r w:rsidRPr="00073945">
        <w:rPr>
          <w:b/>
          <w:u w:val="single"/>
          <w:lang w:val="en-US" w:eastAsia="ja-JP"/>
        </w:rPr>
        <w:t>European Parliament</w:t>
      </w:r>
    </w:p>
    <w:p w:rsidR="005D451D" w:rsidRPr="002A2655" w:rsidRDefault="005D451D" w:rsidP="005D451D">
      <w:pPr>
        <w:rPr>
          <w:lang w:val="en-US" w:eastAsia="ja-JP"/>
        </w:rPr>
      </w:pPr>
      <w:r w:rsidRPr="002A2655">
        <w:rPr>
          <w:lang w:val="en-US" w:eastAsia="ja-JP"/>
        </w:rPr>
        <w:t>Ellen Robson</w:t>
      </w:r>
      <w:r w:rsidR="002A2655" w:rsidRPr="002A2655">
        <w:rPr>
          <w:lang w:val="en-US" w:eastAsia="ja-JP"/>
        </w:rPr>
        <w:t xml:space="preserve">, </w:t>
      </w:r>
      <w:r w:rsidRPr="002A2655">
        <w:rPr>
          <w:lang w:val="en-US" w:eastAsia="ja-JP"/>
        </w:rPr>
        <w:t xml:space="preserve">Steen </w:t>
      </w:r>
      <w:proofErr w:type="spellStart"/>
      <w:r w:rsidRPr="002A2655">
        <w:rPr>
          <w:lang w:val="en-US" w:eastAsia="ja-JP"/>
        </w:rPr>
        <w:t>Eilertsen</w:t>
      </w:r>
      <w:proofErr w:type="spellEnd"/>
      <w:r w:rsidR="002A2655" w:rsidRPr="002A2655">
        <w:rPr>
          <w:lang w:val="en-US" w:eastAsia="ja-JP"/>
        </w:rPr>
        <w:t xml:space="preserve">, </w:t>
      </w:r>
      <w:r w:rsidRPr="002A2655">
        <w:rPr>
          <w:lang w:val="en-US" w:eastAsia="ja-JP"/>
        </w:rPr>
        <w:t xml:space="preserve">Sarah </w:t>
      </w:r>
      <w:proofErr w:type="spellStart"/>
      <w:r w:rsidRPr="002A2655">
        <w:rPr>
          <w:lang w:val="en-US" w:eastAsia="ja-JP"/>
        </w:rPr>
        <w:t>Blau</w:t>
      </w:r>
      <w:proofErr w:type="spellEnd"/>
      <w:r w:rsidR="002A2655" w:rsidRPr="002A2655">
        <w:rPr>
          <w:lang w:val="en-US" w:eastAsia="ja-JP"/>
        </w:rPr>
        <w:t xml:space="preserve">, </w:t>
      </w:r>
      <w:proofErr w:type="spellStart"/>
      <w:r w:rsidRPr="002A2655">
        <w:rPr>
          <w:lang w:val="en-US" w:eastAsia="ja-JP"/>
        </w:rPr>
        <w:t>Juergen</w:t>
      </w:r>
      <w:proofErr w:type="spellEnd"/>
      <w:r w:rsidRPr="002A2655">
        <w:rPr>
          <w:lang w:val="en-US" w:eastAsia="ja-JP"/>
        </w:rPr>
        <w:t xml:space="preserve"> </w:t>
      </w:r>
      <w:proofErr w:type="spellStart"/>
      <w:r w:rsidRPr="002A2655">
        <w:rPr>
          <w:lang w:val="en-US" w:eastAsia="ja-JP"/>
        </w:rPr>
        <w:t>Ditthard</w:t>
      </w:r>
      <w:proofErr w:type="spellEnd"/>
      <w:r w:rsidR="002A2655" w:rsidRPr="002A2655">
        <w:rPr>
          <w:lang w:val="en-US" w:eastAsia="ja-JP"/>
        </w:rPr>
        <w:t xml:space="preserve">, </w:t>
      </w:r>
      <w:r w:rsidRPr="002A2655">
        <w:rPr>
          <w:lang w:val="en-US" w:eastAsia="ja-JP"/>
        </w:rPr>
        <w:t xml:space="preserve">Georgios </w:t>
      </w:r>
      <w:proofErr w:type="spellStart"/>
      <w:r w:rsidRPr="002A2655">
        <w:rPr>
          <w:lang w:val="en-US" w:eastAsia="ja-JP"/>
        </w:rPr>
        <w:t>Katharios</w:t>
      </w:r>
      <w:proofErr w:type="spellEnd"/>
      <w:r w:rsidR="002A2655" w:rsidRPr="002A2655">
        <w:rPr>
          <w:lang w:val="en-US" w:eastAsia="ja-JP"/>
        </w:rPr>
        <w:t xml:space="preserve">, </w:t>
      </w:r>
      <w:r w:rsidRPr="002A2655">
        <w:rPr>
          <w:lang w:val="en-US" w:eastAsia="ja-JP"/>
        </w:rPr>
        <w:t xml:space="preserve">Oliver </w:t>
      </w:r>
      <w:proofErr w:type="spellStart"/>
      <w:r w:rsidRPr="002A2655">
        <w:rPr>
          <w:lang w:val="en-US" w:eastAsia="ja-JP"/>
        </w:rPr>
        <w:t>Emmes</w:t>
      </w:r>
      <w:proofErr w:type="spellEnd"/>
      <w:r w:rsidR="002A2655" w:rsidRPr="002A2655">
        <w:rPr>
          <w:lang w:val="en-US" w:eastAsia="ja-JP"/>
        </w:rPr>
        <w:t xml:space="preserve">, </w:t>
      </w:r>
      <w:r w:rsidRPr="002A2655">
        <w:rPr>
          <w:lang w:val="en-US" w:eastAsia="ja-JP"/>
        </w:rPr>
        <w:t xml:space="preserve">Olivier </w:t>
      </w:r>
      <w:proofErr w:type="spellStart"/>
      <w:r w:rsidRPr="002A2655">
        <w:rPr>
          <w:lang w:val="en-US" w:eastAsia="ja-JP"/>
        </w:rPr>
        <w:t>Leboeuf</w:t>
      </w:r>
      <w:proofErr w:type="spellEnd"/>
      <w:r w:rsidR="002A2655" w:rsidRPr="002A2655">
        <w:rPr>
          <w:lang w:val="en-US" w:eastAsia="ja-JP"/>
        </w:rPr>
        <w:t xml:space="preserve">, </w:t>
      </w:r>
      <w:r w:rsidRPr="002A2655">
        <w:rPr>
          <w:lang w:val="en-US" w:eastAsia="ja-JP"/>
        </w:rPr>
        <w:t xml:space="preserve">Gianluigi </w:t>
      </w:r>
      <w:proofErr w:type="spellStart"/>
      <w:r w:rsidRPr="002A2655">
        <w:rPr>
          <w:lang w:val="en-US" w:eastAsia="ja-JP"/>
        </w:rPr>
        <w:t>Alari</w:t>
      </w:r>
      <w:proofErr w:type="spellEnd"/>
      <w:r w:rsidR="002A2655" w:rsidRPr="002A2655">
        <w:rPr>
          <w:lang w:val="en-US" w:eastAsia="ja-JP"/>
        </w:rPr>
        <w:t xml:space="preserve">, </w:t>
      </w:r>
      <w:r>
        <w:rPr>
          <w:lang w:val="en-US" w:eastAsia="ja-JP"/>
        </w:rPr>
        <w:t xml:space="preserve">Michal </w:t>
      </w:r>
      <w:proofErr w:type="spellStart"/>
      <w:r>
        <w:rPr>
          <w:lang w:val="en-US" w:eastAsia="ja-JP"/>
        </w:rPr>
        <w:t>Feherpataky</w:t>
      </w:r>
      <w:proofErr w:type="spellEnd"/>
      <w:r w:rsidR="002A2655">
        <w:rPr>
          <w:lang w:val="en-US" w:eastAsia="ja-JP"/>
        </w:rPr>
        <w:t xml:space="preserve">, </w:t>
      </w:r>
      <w:r>
        <w:rPr>
          <w:lang w:val="en-US" w:eastAsia="ja-JP"/>
        </w:rPr>
        <w:t>Georgios Kouklakis</w:t>
      </w:r>
      <w:r w:rsidR="002A2655">
        <w:rPr>
          <w:lang w:val="en-US" w:eastAsia="ja-JP"/>
        </w:rPr>
        <w:t xml:space="preserve">, </w:t>
      </w:r>
      <w:r w:rsidRPr="002A2655">
        <w:rPr>
          <w:lang w:val="en-US" w:eastAsia="ja-JP"/>
        </w:rPr>
        <w:t>Fernanda Martins</w:t>
      </w:r>
    </w:p>
    <w:p w:rsidR="005D451D" w:rsidRPr="002A2655" w:rsidRDefault="005D451D" w:rsidP="005D451D">
      <w:pPr>
        <w:rPr>
          <w:lang w:val="en-US" w:eastAsia="ja-JP"/>
        </w:rPr>
      </w:pPr>
    </w:p>
    <w:p w:rsidR="005D451D" w:rsidRPr="002A2655" w:rsidRDefault="005D451D" w:rsidP="00990492">
      <w:pPr>
        <w:rPr>
          <w:b/>
          <w:u w:val="single"/>
          <w:lang w:val="en-US" w:eastAsia="ja-JP"/>
        </w:rPr>
      </w:pPr>
      <w:r w:rsidRPr="002A2655">
        <w:rPr>
          <w:b/>
          <w:u w:val="single"/>
          <w:lang w:val="en-US" w:eastAsia="ja-JP"/>
        </w:rPr>
        <w:t>E</w:t>
      </w:r>
      <w:ins w:id="4" w:author="SYKORA Juraj" w:date="2016-10-27T10:49:00Z">
        <w:r w:rsidR="00990492">
          <w:rPr>
            <w:b/>
            <w:u w:val="single"/>
            <w:lang w:val="en-US" w:eastAsia="ja-JP"/>
          </w:rPr>
          <w:t xml:space="preserve">U </w:t>
        </w:r>
      </w:ins>
      <w:del w:id="5" w:author="SYKORA Juraj" w:date="2016-10-27T10:49:00Z">
        <w:r w:rsidRPr="002A2655" w:rsidDel="00990492">
          <w:rPr>
            <w:b/>
            <w:u w:val="single"/>
            <w:lang w:val="en-US" w:eastAsia="ja-JP"/>
          </w:rPr>
          <w:delText xml:space="preserve">uropean </w:delText>
        </w:r>
      </w:del>
      <w:r w:rsidRPr="002A2655">
        <w:rPr>
          <w:b/>
          <w:u w:val="single"/>
          <w:lang w:val="en-US" w:eastAsia="ja-JP"/>
        </w:rPr>
        <w:t>Council</w:t>
      </w:r>
    </w:p>
    <w:p w:rsidR="001E361C" w:rsidRPr="002A2655" w:rsidDel="00B82CD6" w:rsidRDefault="005D451D" w:rsidP="006833D6">
      <w:pPr>
        <w:rPr>
          <w:del w:id="6" w:author="DUDAS Elod" w:date="2016-10-19T16:33:00Z"/>
          <w:lang w:val="en-US" w:eastAsia="ja-JP"/>
        </w:rPr>
      </w:pPr>
      <w:r w:rsidRPr="002A2655">
        <w:rPr>
          <w:lang w:val="en-US" w:eastAsia="ja-JP"/>
        </w:rPr>
        <w:t xml:space="preserve">Roland </w:t>
      </w:r>
      <w:proofErr w:type="spellStart"/>
      <w:r w:rsidRPr="002A2655">
        <w:rPr>
          <w:lang w:val="en-US" w:eastAsia="ja-JP"/>
        </w:rPr>
        <w:t>Genson</w:t>
      </w:r>
      <w:proofErr w:type="spellEnd"/>
      <w:r w:rsidR="002A2655" w:rsidRPr="002A2655">
        <w:rPr>
          <w:lang w:val="en-US" w:eastAsia="ja-JP"/>
        </w:rPr>
        <w:t>, A</w:t>
      </w:r>
      <w:r w:rsidRPr="002A2655">
        <w:rPr>
          <w:lang w:val="en-US" w:eastAsia="ja-JP"/>
        </w:rPr>
        <w:t xml:space="preserve">ndreas </w:t>
      </w:r>
      <w:proofErr w:type="spellStart"/>
      <w:r w:rsidRPr="002A2655">
        <w:rPr>
          <w:lang w:val="en-US" w:eastAsia="ja-JP"/>
        </w:rPr>
        <w:t>Lernhart</w:t>
      </w:r>
      <w:proofErr w:type="spellEnd"/>
      <w:r w:rsidR="002A2655" w:rsidRPr="002A2655">
        <w:rPr>
          <w:lang w:val="en-US" w:eastAsia="ja-JP"/>
        </w:rPr>
        <w:t xml:space="preserve">, </w:t>
      </w:r>
      <w:r w:rsidR="002E72FA" w:rsidRPr="002A2655">
        <w:rPr>
          <w:lang w:val="en-US" w:eastAsia="ja-JP"/>
        </w:rPr>
        <w:t xml:space="preserve">Juraj </w:t>
      </w:r>
      <w:proofErr w:type="spellStart"/>
      <w:r w:rsidR="002E72FA" w:rsidRPr="002A2655">
        <w:rPr>
          <w:lang w:val="en-US" w:eastAsia="ja-JP"/>
        </w:rPr>
        <w:t>Sykora</w:t>
      </w:r>
      <w:proofErr w:type="spellEnd"/>
      <w:r w:rsidR="002A2655" w:rsidRPr="002A2655">
        <w:rPr>
          <w:lang w:val="en-US" w:eastAsia="ja-JP"/>
        </w:rPr>
        <w:t xml:space="preserve">, </w:t>
      </w:r>
      <w:del w:id="7" w:author="DUDAS Elod" w:date="2016-10-19T16:38:00Z">
        <w:r w:rsidR="002E72FA" w:rsidRPr="002A2655" w:rsidDel="006833D6">
          <w:rPr>
            <w:lang w:val="en-US" w:eastAsia="ja-JP"/>
          </w:rPr>
          <w:delText>El</w:delText>
        </w:r>
        <w:r w:rsidR="002E72FA" w:rsidRPr="002A2655" w:rsidDel="00833D68">
          <w:rPr>
            <w:lang w:val="en-US" w:eastAsia="ja-JP"/>
          </w:rPr>
          <w:delText>o</w:delText>
        </w:r>
        <w:r w:rsidR="002E72FA" w:rsidRPr="002A2655" w:rsidDel="006833D6">
          <w:rPr>
            <w:lang w:val="en-US" w:eastAsia="ja-JP"/>
          </w:rPr>
          <w:delText>d Dud</w:delText>
        </w:r>
        <w:r w:rsidR="002E72FA" w:rsidRPr="002A2655" w:rsidDel="00833D68">
          <w:rPr>
            <w:lang w:val="en-US" w:eastAsia="ja-JP"/>
          </w:rPr>
          <w:delText>a</w:delText>
        </w:r>
        <w:r w:rsidR="002E72FA" w:rsidRPr="002A2655" w:rsidDel="006833D6">
          <w:rPr>
            <w:lang w:val="en-US" w:eastAsia="ja-JP"/>
          </w:rPr>
          <w:delText>s</w:delText>
        </w:r>
      </w:del>
      <w:r w:rsidR="002A2655" w:rsidRPr="002A2655">
        <w:rPr>
          <w:lang w:val="en-US" w:eastAsia="ja-JP"/>
        </w:rPr>
        <w:t xml:space="preserve">, </w:t>
      </w:r>
      <w:r w:rsidR="002E72FA" w:rsidRPr="002A2655">
        <w:rPr>
          <w:lang w:val="en-US" w:eastAsia="ja-JP"/>
        </w:rPr>
        <w:t xml:space="preserve">Ieva </w:t>
      </w:r>
      <w:proofErr w:type="spellStart"/>
      <w:r w:rsidR="002E72FA" w:rsidRPr="002A2655">
        <w:rPr>
          <w:lang w:val="en-US" w:eastAsia="ja-JP"/>
        </w:rPr>
        <w:t>Lejasisaka</w:t>
      </w:r>
      <w:proofErr w:type="spellEnd"/>
      <w:r w:rsidR="002A2655" w:rsidRPr="002A2655">
        <w:rPr>
          <w:lang w:val="en-US" w:eastAsia="ja-JP"/>
        </w:rPr>
        <w:t xml:space="preserve">, </w:t>
      </w:r>
      <w:proofErr w:type="spellStart"/>
      <w:ins w:id="8" w:author="DUDAS Elod" w:date="2016-10-19T16:39:00Z">
        <w:r w:rsidR="006833D6" w:rsidRPr="002A2655">
          <w:rPr>
            <w:lang w:val="en-US" w:eastAsia="ja-JP"/>
          </w:rPr>
          <w:t>El</w:t>
        </w:r>
        <w:r w:rsidR="006833D6">
          <w:rPr>
            <w:lang w:val="en-US" w:eastAsia="ja-JP"/>
          </w:rPr>
          <w:t>ő</w:t>
        </w:r>
        <w:r w:rsidR="006833D6" w:rsidRPr="002A2655">
          <w:rPr>
            <w:lang w:val="en-US" w:eastAsia="ja-JP"/>
          </w:rPr>
          <w:t>d</w:t>
        </w:r>
        <w:proofErr w:type="spellEnd"/>
        <w:r w:rsidR="006833D6" w:rsidRPr="002A2655">
          <w:rPr>
            <w:lang w:val="en-US" w:eastAsia="ja-JP"/>
          </w:rPr>
          <w:t xml:space="preserve"> </w:t>
        </w:r>
        <w:proofErr w:type="spellStart"/>
        <w:r w:rsidR="006833D6" w:rsidRPr="002A2655">
          <w:rPr>
            <w:lang w:val="en-US" w:eastAsia="ja-JP"/>
          </w:rPr>
          <w:t>Dud</w:t>
        </w:r>
        <w:r w:rsidR="006833D6">
          <w:rPr>
            <w:lang w:val="en-US" w:eastAsia="ja-JP"/>
          </w:rPr>
          <w:t>á</w:t>
        </w:r>
        <w:r w:rsidR="006833D6" w:rsidRPr="002A2655">
          <w:rPr>
            <w:lang w:val="en-US" w:eastAsia="ja-JP"/>
          </w:rPr>
          <w:t>s</w:t>
        </w:r>
        <w:proofErr w:type="spellEnd"/>
        <w:r w:rsidR="006833D6" w:rsidRPr="002A2655">
          <w:rPr>
            <w:lang w:val="en-US" w:eastAsia="ja-JP"/>
          </w:rPr>
          <w:t xml:space="preserve"> </w:t>
        </w:r>
      </w:ins>
      <w:r w:rsidR="001E361C" w:rsidRPr="002A2655">
        <w:rPr>
          <w:lang w:val="en-US" w:eastAsia="ja-JP"/>
        </w:rPr>
        <w:t xml:space="preserve">Pierre </w:t>
      </w:r>
      <w:proofErr w:type="spellStart"/>
      <w:r w:rsidR="001E361C" w:rsidRPr="002A2655">
        <w:rPr>
          <w:lang w:val="en-US" w:eastAsia="ja-JP"/>
        </w:rPr>
        <w:t>Cotte</w:t>
      </w:r>
      <w:proofErr w:type="spellEnd"/>
      <w:r w:rsidR="002A2655" w:rsidRPr="002A2655">
        <w:rPr>
          <w:lang w:val="en-US" w:eastAsia="ja-JP"/>
        </w:rPr>
        <w:t xml:space="preserve">, </w:t>
      </w:r>
      <w:del w:id="9" w:author="DUDAS Elod" w:date="2016-10-19T16:34:00Z">
        <w:r w:rsidR="002A2655" w:rsidRPr="002A2655" w:rsidDel="00B82CD6">
          <w:rPr>
            <w:lang w:val="en-US" w:eastAsia="ja-JP"/>
          </w:rPr>
          <w:delText>...</w:delText>
        </w:r>
      </w:del>
    </w:p>
    <w:p w:rsidR="00B82CD6" w:rsidRPr="00990492" w:rsidRDefault="00833D68">
      <w:pPr>
        <w:rPr>
          <w:lang w:val="en-US" w:eastAsia="ja-JP"/>
        </w:rPr>
        <w:pPrChange w:id="10" w:author="DUDAS Elod" w:date="2016-10-19T16:39:00Z">
          <w:pPr>
            <w:tabs>
              <w:tab w:val="left" w:pos="720"/>
            </w:tabs>
            <w:autoSpaceDE w:val="0"/>
            <w:autoSpaceDN w:val="0"/>
            <w:adjustRightInd w:val="0"/>
          </w:pPr>
        </w:pPrChange>
      </w:pPr>
      <w:proofErr w:type="spellStart"/>
      <w:ins w:id="11" w:author="DUDAS Elod" w:date="2016-10-19T16:38:00Z">
        <w:r w:rsidRPr="00990492">
          <w:rPr>
            <w:lang w:val="en-US" w:eastAsia="ja-JP"/>
            <w:rPrChange w:id="12" w:author="SYKORA Juraj" w:date="2016-10-27T10:49:00Z">
              <w:rPr>
                <w:lang w:val="fr-BE" w:eastAsia="ja-JP"/>
              </w:rPr>
            </w:rPrChange>
          </w:rPr>
          <w:t>Jérôme</w:t>
        </w:r>
      </w:ins>
      <w:proofErr w:type="spellEnd"/>
      <w:ins w:id="13" w:author="DUDAS Elod" w:date="2016-10-19T16:32:00Z">
        <w:r w:rsidR="00B82CD6" w:rsidRPr="00990492">
          <w:rPr>
            <w:lang w:val="en-US" w:eastAsia="ja-JP"/>
          </w:rPr>
          <w:t xml:space="preserve"> </w:t>
        </w:r>
      </w:ins>
      <w:proofErr w:type="spellStart"/>
      <w:ins w:id="14" w:author="DUDAS Elod" w:date="2016-10-19T16:34:00Z">
        <w:r w:rsidR="00B82CD6" w:rsidRPr="00990492">
          <w:rPr>
            <w:lang w:val="en-US" w:eastAsia="ja-JP"/>
          </w:rPr>
          <w:t>Guichard</w:t>
        </w:r>
        <w:proofErr w:type="spellEnd"/>
        <w:r w:rsidR="00B82CD6" w:rsidRPr="00990492">
          <w:rPr>
            <w:lang w:val="en-US" w:eastAsia="ja-JP"/>
          </w:rPr>
          <w:t>,</w:t>
        </w:r>
      </w:ins>
      <w:ins w:id="15" w:author="DUDAS Elod" w:date="2016-10-19T16:32:00Z">
        <w:r w:rsidR="00B82CD6" w:rsidRPr="00990492">
          <w:rPr>
            <w:lang w:val="en-US" w:eastAsia="ja-JP"/>
          </w:rPr>
          <w:t xml:space="preserve"> Luc</w:t>
        </w:r>
      </w:ins>
      <w:ins w:id="16" w:author="DUDAS Elod" w:date="2016-10-19T16:34:00Z">
        <w:r w:rsidR="00B82CD6" w:rsidRPr="00990492">
          <w:rPr>
            <w:lang w:val="en-US" w:eastAsia="ja-JP"/>
          </w:rPr>
          <w:t xml:space="preserve"> Six, </w:t>
        </w:r>
      </w:ins>
      <w:ins w:id="17" w:author="DUDAS Elod" w:date="2016-10-19T16:32:00Z">
        <w:r w:rsidR="00B82CD6" w:rsidRPr="00990492">
          <w:rPr>
            <w:lang w:val="en-US" w:eastAsia="ja-JP"/>
          </w:rPr>
          <w:t xml:space="preserve">David </w:t>
        </w:r>
      </w:ins>
      <w:proofErr w:type="spellStart"/>
      <w:ins w:id="18" w:author="DUDAS Elod" w:date="2016-10-19T16:34:00Z">
        <w:r w:rsidR="00B82CD6" w:rsidRPr="00990492">
          <w:rPr>
            <w:lang w:val="en-US" w:eastAsia="ja-JP"/>
            <w:rPrChange w:id="19" w:author="SYKORA Juraj" w:date="2016-10-27T10:49:00Z">
              <w:rPr>
                <w:lang w:val="fr-BE" w:eastAsia="ja-JP"/>
              </w:rPr>
            </w:rPrChange>
          </w:rPr>
          <w:t>M</w:t>
        </w:r>
      </w:ins>
      <w:ins w:id="20" w:author="DUDAS Elod" w:date="2016-10-19T16:36:00Z">
        <w:r w:rsidR="00B82CD6" w:rsidRPr="00990492">
          <w:rPr>
            <w:lang w:val="en-US" w:eastAsia="ja-JP"/>
            <w:rPrChange w:id="21" w:author="SYKORA Juraj" w:date="2016-10-27T10:49:00Z">
              <w:rPr>
                <w:lang w:val="fr-BE" w:eastAsia="ja-JP"/>
              </w:rPr>
            </w:rPrChange>
          </w:rPr>
          <w:t>oussiaux</w:t>
        </w:r>
      </w:ins>
      <w:proofErr w:type="spellEnd"/>
    </w:p>
    <w:p w:rsidR="00857C34" w:rsidRPr="00857C34" w:rsidRDefault="00857C34" w:rsidP="007B6DDC">
      <w:pPr>
        <w:pStyle w:val="Heading1"/>
      </w:pPr>
      <w:bookmarkStart w:id="22" w:name="_Toc291771589"/>
      <w:bookmarkStart w:id="23" w:name="_Toc463518061"/>
      <w:r w:rsidRPr="00857C34">
        <w:t>Meeting details</w:t>
      </w:r>
      <w:bookmarkEnd w:id="22"/>
      <w:bookmarkEnd w:id="23"/>
    </w:p>
    <w:p w:rsidR="00857C34" w:rsidRDefault="005D451D" w:rsidP="007B0271">
      <w:pPr>
        <w:pStyle w:val="Heading2"/>
        <w:numPr>
          <w:ilvl w:val="1"/>
          <w:numId w:val="6"/>
        </w:numPr>
        <w:tabs>
          <w:tab w:val="num" w:pos="1985"/>
        </w:tabs>
        <w:ind w:left="1985" w:hanging="1134"/>
      </w:pPr>
      <w:bookmarkStart w:id="24" w:name="_Toc243117664"/>
      <w:bookmarkStart w:id="25" w:name="_Toc291771591"/>
      <w:bookmarkStart w:id="26" w:name="_Toc463518062"/>
      <w:r>
        <w:t>Council state of play</w:t>
      </w:r>
      <w:bookmarkEnd w:id="24"/>
      <w:bookmarkEnd w:id="25"/>
      <w:r w:rsidR="00073945">
        <w:t xml:space="preserve"> (presentation by the Council)</w:t>
      </w:r>
      <w:bookmarkEnd w:id="26"/>
    </w:p>
    <w:p w:rsidR="005D451D" w:rsidRDefault="005D451D" w:rsidP="005D451D">
      <w:pPr>
        <w:rPr>
          <w:lang w:val="en-US" w:eastAsia="ja-JP"/>
        </w:rPr>
      </w:pPr>
      <w:r>
        <w:rPr>
          <w:lang w:val="en-US" w:eastAsia="ja-JP"/>
        </w:rPr>
        <w:object w:dxaOrig="7180" w:dyaOrig="5390" w14:anchorId="77C8804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9.3pt;height:269pt" o:ole="">
            <v:imagedata r:id="rId11" o:title=""/>
          </v:shape>
          <o:OLEObject Type="Embed" ProgID="PowerPoint.Slide.12" ShapeID="_x0000_i1025" DrawAspect="Content" ObjectID="_1539071305" r:id="rId12"/>
        </w:object>
      </w:r>
      <w:r>
        <w:rPr>
          <w:lang w:val="en-US" w:eastAsia="ja-JP"/>
        </w:rPr>
        <w:object w:dxaOrig="7180" w:dyaOrig="5390" w14:anchorId="61ED2D8E">
          <v:shape id="_x0000_i1026" type="#_x0000_t75" style="width:359.3pt;height:269pt" o:ole="">
            <v:imagedata r:id="rId13" o:title=""/>
          </v:shape>
          <o:OLEObject Type="Embed" ProgID="PowerPoint.Slide.12" ShapeID="_x0000_i1026" DrawAspect="Content" ObjectID="_1539071306" r:id="rId14"/>
        </w:object>
      </w:r>
    </w:p>
    <w:p w:rsidR="00073945" w:rsidRDefault="00073945">
      <w:pPr>
        <w:spacing w:before="0" w:line="240" w:lineRule="auto"/>
        <w:jc w:val="left"/>
        <w:rPr>
          <w:lang w:val="en-US" w:eastAsia="ja-JP"/>
        </w:rPr>
      </w:pPr>
      <w:r>
        <w:rPr>
          <w:lang w:val="en-US" w:eastAsia="ja-JP"/>
        </w:rPr>
        <w:br w:type="page"/>
      </w:r>
    </w:p>
    <w:p w:rsidR="00073945" w:rsidRDefault="00073945" w:rsidP="00073945">
      <w:pPr>
        <w:pStyle w:val="Heading2"/>
        <w:numPr>
          <w:ilvl w:val="1"/>
          <w:numId w:val="6"/>
        </w:numPr>
        <w:tabs>
          <w:tab w:val="num" w:pos="1985"/>
        </w:tabs>
        <w:ind w:left="1985" w:hanging="1134"/>
      </w:pPr>
      <w:bookmarkStart w:id="27" w:name="_Toc463518063"/>
      <w:r>
        <w:t>EP state of play (presentation by the EP)</w:t>
      </w:r>
      <w:bookmarkEnd w:id="27"/>
    </w:p>
    <w:p w:rsidR="00073945" w:rsidRDefault="00073945" w:rsidP="00073945">
      <w:pPr>
        <w:rPr>
          <w:lang w:val="en-US" w:eastAsia="ja-JP"/>
        </w:rPr>
      </w:pPr>
      <w:r>
        <w:rPr>
          <w:lang w:val="en-US" w:eastAsia="ja-JP"/>
        </w:rPr>
        <w:object w:dxaOrig="7180" w:dyaOrig="5390" w14:anchorId="62F988CF">
          <v:shape id="_x0000_i1027" type="#_x0000_t75" style="width:359.3pt;height:269pt" o:ole="">
            <v:imagedata r:id="rId15" o:title=""/>
          </v:shape>
          <o:OLEObject Type="Embed" ProgID="PowerPoint.Slide.12" ShapeID="_x0000_i1027" DrawAspect="Content" ObjectID="_1539071307" r:id="rId16"/>
        </w:object>
      </w:r>
    </w:p>
    <w:p w:rsidR="00073945" w:rsidRDefault="00073945" w:rsidP="00073945">
      <w:pPr>
        <w:rPr>
          <w:lang w:val="en-US" w:eastAsia="ja-JP"/>
        </w:rPr>
      </w:pPr>
    </w:p>
    <w:p w:rsidR="00073945" w:rsidRPr="00073945" w:rsidRDefault="00073945" w:rsidP="00073945">
      <w:pPr>
        <w:pStyle w:val="Heading2"/>
        <w:numPr>
          <w:ilvl w:val="1"/>
          <w:numId w:val="6"/>
        </w:numPr>
        <w:tabs>
          <w:tab w:val="num" w:pos="1985"/>
        </w:tabs>
        <w:ind w:left="1985" w:hanging="1134"/>
      </w:pPr>
      <w:bookmarkStart w:id="28" w:name="_Toc463518064"/>
      <w:r w:rsidRPr="00073945">
        <w:t>Agreement on the Steering Committee structure</w:t>
      </w:r>
      <w:bookmarkEnd w:id="28"/>
      <w:r w:rsidRPr="00073945">
        <w:t xml:space="preserve"> </w:t>
      </w:r>
    </w:p>
    <w:p w:rsidR="00073945" w:rsidRPr="00073945" w:rsidRDefault="00073945" w:rsidP="00073945">
      <w:pPr>
        <w:rPr>
          <w:lang w:eastAsia="ja-JP"/>
        </w:rPr>
      </w:pPr>
    </w:p>
    <w:p w:rsidR="00073945" w:rsidRDefault="00073945" w:rsidP="00073945">
      <w:pPr>
        <w:rPr>
          <w:lang w:val="en-US" w:eastAsia="ja-JP"/>
        </w:rPr>
      </w:pPr>
      <w:r>
        <w:rPr>
          <w:lang w:val="en-US" w:eastAsia="ja-JP"/>
        </w:rPr>
        <w:object w:dxaOrig="7180" w:dyaOrig="5390" w14:anchorId="1A026071">
          <v:shape id="_x0000_i1028" type="#_x0000_t75" style="width:359.3pt;height:269pt" o:ole="">
            <v:imagedata r:id="rId17" o:title=""/>
          </v:shape>
          <o:OLEObject Type="Embed" ProgID="PowerPoint.Slide.12" ShapeID="_x0000_i1028" DrawAspect="Content" ObjectID="_1539071308" r:id="rId18"/>
        </w:object>
      </w:r>
    </w:p>
    <w:p w:rsidR="00EF2EF1" w:rsidRDefault="00EF2EF1" w:rsidP="00073945">
      <w:pPr>
        <w:rPr>
          <w:lang w:val="en-US" w:eastAsia="ja-JP"/>
        </w:rPr>
      </w:pPr>
    </w:p>
    <w:p w:rsidR="00EF2EF1" w:rsidRDefault="00EF2EF1" w:rsidP="00073945">
      <w:pPr>
        <w:rPr>
          <w:lang w:val="en-US" w:eastAsia="ja-JP"/>
        </w:rPr>
      </w:pPr>
    </w:p>
    <w:p w:rsidR="00EF2EF1" w:rsidRDefault="00EF2EF1" w:rsidP="00EF2EF1">
      <w:pPr>
        <w:pStyle w:val="Heading2"/>
        <w:numPr>
          <w:ilvl w:val="1"/>
          <w:numId w:val="6"/>
        </w:numPr>
        <w:tabs>
          <w:tab w:val="num" w:pos="1985"/>
        </w:tabs>
        <w:ind w:left="1985" w:hanging="1134"/>
      </w:pPr>
      <w:bookmarkStart w:id="29" w:name="_Toc463518065"/>
      <w:r>
        <w:t>Steering Committee for the Trilogue Table project</w:t>
      </w:r>
      <w:bookmarkEnd w:id="29"/>
    </w:p>
    <w:p w:rsidR="00EF2EF1" w:rsidRDefault="00EF2EF1" w:rsidP="008417A9">
      <w:pPr>
        <w:rPr>
          <w:lang w:val="en-US" w:eastAsia="ja-JP"/>
        </w:rPr>
      </w:pPr>
      <w:r>
        <w:rPr>
          <w:lang w:val="en-US" w:eastAsia="ja-JP"/>
        </w:rPr>
        <w:t xml:space="preserve">After an initial state of play presentation by both parties, </w:t>
      </w:r>
      <w:ins w:id="30" w:author="DUDAS Elod" w:date="2016-10-19T16:44:00Z">
        <w:r w:rsidR="008417A9">
          <w:rPr>
            <w:lang w:val="en-US" w:eastAsia="ja-JP"/>
          </w:rPr>
          <w:t xml:space="preserve">the group </w:t>
        </w:r>
      </w:ins>
      <w:del w:id="31" w:author="DUDAS Elod" w:date="2016-10-19T16:45:00Z">
        <w:r w:rsidDel="00F4260F">
          <w:rPr>
            <w:lang w:val="en-US" w:eastAsia="ja-JP"/>
          </w:rPr>
          <w:delText>discuss</w:delText>
        </w:r>
      </w:del>
      <w:del w:id="32" w:author="DUDAS Elod" w:date="2016-10-19T16:44:00Z">
        <w:r w:rsidDel="008417A9">
          <w:rPr>
            <w:lang w:val="en-US" w:eastAsia="ja-JP"/>
          </w:rPr>
          <w:delText>ion entered into</w:delText>
        </w:r>
      </w:del>
      <w:ins w:id="33" w:author="DUDAS Elod" w:date="2016-10-19T16:45:00Z">
        <w:r w:rsidR="00F4260F">
          <w:rPr>
            <w:lang w:val="en-US" w:eastAsia="ja-JP"/>
          </w:rPr>
          <w:t>discussed the</w:t>
        </w:r>
      </w:ins>
      <w:ins w:id="34" w:author="DUDAS Elod" w:date="2016-10-19T16:44:00Z">
        <w:r w:rsidR="008417A9">
          <w:rPr>
            <w:lang w:val="en-US" w:eastAsia="ja-JP"/>
          </w:rPr>
          <w:t xml:space="preserve"> </w:t>
        </w:r>
      </w:ins>
      <w:del w:id="35" w:author="DUDAS Elod" w:date="2016-10-19T16:44:00Z">
        <w:r w:rsidDel="008417A9">
          <w:rPr>
            <w:lang w:val="en-US" w:eastAsia="ja-JP"/>
          </w:rPr>
          <w:delText xml:space="preserve"> </w:delText>
        </w:r>
      </w:del>
      <w:ins w:id="36" w:author="DUDAS Elod" w:date="2016-10-19T16:44:00Z">
        <w:r w:rsidR="008417A9">
          <w:rPr>
            <w:lang w:val="en-US" w:eastAsia="ja-JP"/>
          </w:rPr>
          <w:t xml:space="preserve">possible </w:t>
        </w:r>
      </w:ins>
      <w:r>
        <w:rPr>
          <w:lang w:val="en-US" w:eastAsia="ja-JP"/>
        </w:rPr>
        <w:t xml:space="preserve">composition and tasks </w:t>
      </w:r>
      <w:del w:id="37" w:author="DUDAS Elod" w:date="2016-10-19T16:43:00Z">
        <w:r w:rsidDel="008417A9">
          <w:rPr>
            <w:lang w:val="en-US" w:eastAsia="ja-JP"/>
          </w:rPr>
          <w:delText>for</w:delText>
        </w:r>
      </w:del>
      <w:ins w:id="38" w:author="DUDAS Elod" w:date="2016-10-19T16:43:00Z">
        <w:r w:rsidR="008417A9">
          <w:rPr>
            <w:lang w:val="en-US" w:eastAsia="ja-JP"/>
          </w:rPr>
          <w:t>of</w:t>
        </w:r>
      </w:ins>
      <w:r>
        <w:rPr>
          <w:lang w:val="en-US" w:eastAsia="ja-JP"/>
        </w:rPr>
        <w:t xml:space="preserve"> a Steering Committee</w:t>
      </w:r>
      <w:ins w:id="39" w:author="DUDAS Elod" w:date="2016-10-19T16:43:00Z">
        <w:r w:rsidR="008417A9">
          <w:rPr>
            <w:lang w:val="en-US" w:eastAsia="ja-JP"/>
          </w:rPr>
          <w:t>.</w:t>
        </w:r>
      </w:ins>
      <w:del w:id="40" w:author="DUDAS Elod" w:date="2016-10-19T16:43:00Z">
        <w:r w:rsidDel="008417A9">
          <w:rPr>
            <w:lang w:val="en-US" w:eastAsia="ja-JP"/>
          </w:rPr>
          <w:delText xml:space="preserve"> for Trilogue Table Editor</w:delText>
        </w:r>
      </w:del>
      <w:r>
        <w:rPr>
          <w:lang w:val="en-US" w:eastAsia="ja-JP"/>
        </w:rPr>
        <w:t>.</w:t>
      </w:r>
    </w:p>
    <w:p w:rsidR="00073945" w:rsidRDefault="00073945" w:rsidP="00073945">
      <w:pPr>
        <w:rPr>
          <w:lang w:val="en-US" w:eastAsia="ja-JP"/>
        </w:rPr>
      </w:pPr>
      <w:r>
        <w:rPr>
          <w:lang w:val="en-US" w:eastAsia="ja-JP"/>
        </w:rPr>
        <w:t xml:space="preserve">Steen </w:t>
      </w:r>
      <w:proofErr w:type="spellStart"/>
      <w:r>
        <w:rPr>
          <w:lang w:val="en-US" w:eastAsia="ja-JP"/>
        </w:rPr>
        <w:t>Eilertsen</w:t>
      </w:r>
      <w:proofErr w:type="spellEnd"/>
      <w:r>
        <w:rPr>
          <w:lang w:val="en-US" w:eastAsia="ja-JP"/>
        </w:rPr>
        <w:t xml:space="preserve">, Ellen Robson and Sarah </w:t>
      </w:r>
      <w:proofErr w:type="spellStart"/>
      <w:r>
        <w:rPr>
          <w:lang w:val="en-US" w:eastAsia="ja-JP"/>
        </w:rPr>
        <w:t>Blau</w:t>
      </w:r>
      <w:proofErr w:type="spellEnd"/>
      <w:r>
        <w:rPr>
          <w:lang w:val="en-US" w:eastAsia="ja-JP"/>
        </w:rPr>
        <w:t xml:space="preserve"> will be the decision makers on behalf of the EP. Sarah </w:t>
      </w:r>
      <w:proofErr w:type="spellStart"/>
      <w:r>
        <w:rPr>
          <w:lang w:val="en-US" w:eastAsia="ja-JP"/>
        </w:rPr>
        <w:t>Blau</w:t>
      </w:r>
      <w:proofErr w:type="spellEnd"/>
      <w:r>
        <w:rPr>
          <w:lang w:val="en-US" w:eastAsia="ja-JP"/>
        </w:rPr>
        <w:t xml:space="preserve"> announced that she </w:t>
      </w:r>
      <w:r w:rsidR="0052133F">
        <w:rPr>
          <w:lang w:val="en-US" w:eastAsia="ja-JP"/>
        </w:rPr>
        <w:t xml:space="preserve">will be detached </w:t>
      </w:r>
      <w:r>
        <w:rPr>
          <w:lang w:val="en-US" w:eastAsia="ja-JP"/>
        </w:rPr>
        <w:t xml:space="preserve">to the </w:t>
      </w:r>
      <w:r w:rsidR="0052133F">
        <w:rPr>
          <w:lang w:val="en-US" w:eastAsia="ja-JP"/>
        </w:rPr>
        <w:t xml:space="preserve">Cabinet of the President </w:t>
      </w:r>
      <w:r w:rsidR="001E361C">
        <w:rPr>
          <w:lang w:val="en-US" w:eastAsia="ja-JP"/>
        </w:rPr>
        <w:t>until</w:t>
      </w:r>
      <w:r w:rsidR="0052133F">
        <w:rPr>
          <w:lang w:val="en-US" w:eastAsia="ja-JP"/>
        </w:rPr>
        <w:t xml:space="preserve"> January. During </w:t>
      </w:r>
      <w:r>
        <w:rPr>
          <w:lang w:val="en-US" w:eastAsia="ja-JP"/>
        </w:rPr>
        <w:t>her absence, Ellen Robson will be representing her</w:t>
      </w:r>
      <w:r w:rsidR="0052133F">
        <w:rPr>
          <w:lang w:val="en-US" w:eastAsia="ja-JP"/>
        </w:rPr>
        <w:t xml:space="preserve"> </w:t>
      </w:r>
      <w:r w:rsidR="00EF2EF1">
        <w:rPr>
          <w:lang w:val="en-US" w:eastAsia="ja-JP"/>
        </w:rPr>
        <w:t xml:space="preserve">on </w:t>
      </w:r>
      <w:r w:rsidR="0052133F">
        <w:rPr>
          <w:lang w:val="en-US" w:eastAsia="ja-JP"/>
        </w:rPr>
        <w:t>the project</w:t>
      </w:r>
      <w:r>
        <w:rPr>
          <w:lang w:val="en-US" w:eastAsia="ja-JP"/>
        </w:rPr>
        <w:t>.</w:t>
      </w:r>
    </w:p>
    <w:p w:rsidR="00073945" w:rsidRDefault="001E361C" w:rsidP="00F4260F">
      <w:pPr>
        <w:rPr>
          <w:lang w:val="en-US" w:eastAsia="ja-JP"/>
        </w:rPr>
      </w:pPr>
      <w:r>
        <w:rPr>
          <w:lang w:val="en-US" w:eastAsia="ja-JP"/>
        </w:rPr>
        <w:t>The C</w:t>
      </w:r>
      <w:r w:rsidR="00073945">
        <w:rPr>
          <w:lang w:val="en-US" w:eastAsia="ja-JP"/>
        </w:rPr>
        <w:t xml:space="preserve">ouncil will have an internal discussion on </w:t>
      </w:r>
      <w:ins w:id="41" w:author="DUDAS Elod" w:date="2016-10-19T16:45:00Z">
        <w:r w:rsidR="008417A9">
          <w:rPr>
            <w:lang w:val="en-US" w:eastAsia="ja-JP"/>
          </w:rPr>
          <w:t>whom to nominate as SC members</w:t>
        </w:r>
      </w:ins>
      <w:del w:id="42" w:author="DUDAS Elod" w:date="2016-10-19T16:45:00Z">
        <w:r w:rsidR="00073945" w:rsidDel="008417A9">
          <w:rPr>
            <w:lang w:val="en-US" w:eastAsia="ja-JP"/>
          </w:rPr>
          <w:delText xml:space="preserve">the </w:delText>
        </w:r>
        <w:r w:rsidR="00EF2EF1" w:rsidDel="008417A9">
          <w:rPr>
            <w:lang w:val="en-US" w:eastAsia="ja-JP"/>
          </w:rPr>
          <w:delText>team composition</w:delText>
        </w:r>
      </w:del>
      <w:r w:rsidR="00EF2EF1">
        <w:rPr>
          <w:lang w:val="en-US" w:eastAsia="ja-JP"/>
        </w:rPr>
        <w:t xml:space="preserve"> </w:t>
      </w:r>
      <w:del w:id="43" w:author="DUDAS Elod" w:date="2016-10-19T16:40:00Z">
        <w:r w:rsidR="00073945" w:rsidDel="008417A9">
          <w:rPr>
            <w:lang w:val="en-US" w:eastAsia="ja-JP"/>
          </w:rPr>
          <w:delText xml:space="preserve">matter </w:delText>
        </w:r>
      </w:del>
      <w:r w:rsidR="00073945">
        <w:rPr>
          <w:lang w:val="en-US" w:eastAsia="ja-JP"/>
        </w:rPr>
        <w:t xml:space="preserve">and will provide the information </w:t>
      </w:r>
      <w:del w:id="44" w:author="DUDAS Elod" w:date="2016-10-19T16:46:00Z">
        <w:r w:rsidR="00073945" w:rsidDel="00F4260F">
          <w:rPr>
            <w:lang w:val="en-US" w:eastAsia="ja-JP"/>
          </w:rPr>
          <w:delText xml:space="preserve">at </w:delText>
        </w:r>
      </w:del>
      <w:ins w:id="45" w:author="DUDAS Elod" w:date="2016-10-19T16:46:00Z">
        <w:r w:rsidR="00F4260F">
          <w:rPr>
            <w:lang w:val="en-US" w:eastAsia="ja-JP"/>
          </w:rPr>
          <w:t xml:space="preserve">by </w:t>
        </w:r>
      </w:ins>
      <w:r w:rsidR="00073945">
        <w:rPr>
          <w:lang w:val="en-US" w:eastAsia="ja-JP"/>
        </w:rPr>
        <w:t xml:space="preserve">the end of </w:t>
      </w:r>
      <w:r w:rsidR="00E44EBC">
        <w:rPr>
          <w:lang w:val="en-US" w:eastAsia="ja-JP"/>
        </w:rPr>
        <w:t xml:space="preserve">the </w:t>
      </w:r>
      <w:r w:rsidR="00EF2EF1">
        <w:rPr>
          <w:lang w:val="en-US" w:eastAsia="ja-JP"/>
        </w:rPr>
        <w:t>following</w:t>
      </w:r>
      <w:r w:rsidR="00E44EBC">
        <w:rPr>
          <w:lang w:val="en-US" w:eastAsia="ja-JP"/>
        </w:rPr>
        <w:t xml:space="preserve"> w</w:t>
      </w:r>
      <w:r w:rsidR="00EF2EF1">
        <w:rPr>
          <w:lang w:val="en-US" w:eastAsia="ja-JP"/>
        </w:rPr>
        <w:t>eek</w:t>
      </w:r>
      <w:r w:rsidR="00422EC5">
        <w:rPr>
          <w:lang w:val="en-US" w:eastAsia="ja-JP"/>
        </w:rPr>
        <w:t xml:space="preserve"> (07/10/2016)</w:t>
      </w:r>
      <w:r w:rsidR="00073945">
        <w:rPr>
          <w:lang w:val="en-US" w:eastAsia="ja-JP"/>
        </w:rPr>
        <w:t xml:space="preserve">. </w:t>
      </w:r>
    </w:p>
    <w:p w:rsidR="00073945" w:rsidRDefault="00EF2EF1" w:rsidP="00F4260F">
      <w:pPr>
        <w:rPr>
          <w:lang w:val="en-US" w:eastAsia="ja-JP"/>
        </w:rPr>
      </w:pPr>
      <w:r>
        <w:rPr>
          <w:lang w:val="en-US" w:eastAsia="ja-JP"/>
        </w:rPr>
        <w:t>Participants agreed that t</w:t>
      </w:r>
      <w:r w:rsidR="00AD602B">
        <w:rPr>
          <w:lang w:val="en-US" w:eastAsia="ja-JP"/>
        </w:rPr>
        <w:t xml:space="preserve">he Steering Committee </w:t>
      </w:r>
      <w:del w:id="46" w:author="DUDAS Elod" w:date="2016-10-19T16:46:00Z">
        <w:r w:rsidR="00AD602B" w:rsidDel="00F4260F">
          <w:rPr>
            <w:lang w:val="en-US" w:eastAsia="ja-JP"/>
          </w:rPr>
          <w:delText xml:space="preserve">must </w:delText>
        </w:r>
      </w:del>
      <w:ins w:id="47" w:author="DUDAS Elod" w:date="2016-10-19T16:46:00Z">
        <w:r w:rsidR="00F4260F">
          <w:rPr>
            <w:lang w:val="en-US" w:eastAsia="ja-JP"/>
          </w:rPr>
          <w:t xml:space="preserve">should </w:t>
        </w:r>
      </w:ins>
      <w:r w:rsidR="00AD602B">
        <w:rPr>
          <w:lang w:val="en-US" w:eastAsia="ja-JP"/>
        </w:rPr>
        <w:t>be a</w:t>
      </w:r>
      <w:r w:rsidR="00073945">
        <w:rPr>
          <w:lang w:val="en-US" w:eastAsia="ja-JP"/>
        </w:rPr>
        <w:t xml:space="preserve"> small and balanced</w:t>
      </w:r>
      <w:r w:rsidR="00AD602B">
        <w:rPr>
          <w:lang w:val="en-US" w:eastAsia="ja-JP"/>
        </w:rPr>
        <w:t xml:space="preserve"> group</w:t>
      </w:r>
      <w:del w:id="48" w:author="DUDAS Elod" w:date="2016-10-19T16:46:00Z">
        <w:r w:rsidR="00AD602B" w:rsidDel="00F4260F">
          <w:rPr>
            <w:lang w:val="en-US" w:eastAsia="ja-JP"/>
          </w:rPr>
          <w:delText>.</w:delText>
        </w:r>
      </w:del>
      <w:ins w:id="49" w:author="DUDAS Elod" w:date="2016-10-19T16:46:00Z">
        <w:r w:rsidR="00F4260F">
          <w:rPr>
            <w:lang w:val="en-US" w:eastAsia="ja-JP"/>
          </w:rPr>
          <w:t xml:space="preserve"> with</w:t>
        </w:r>
      </w:ins>
      <w:r w:rsidR="00073945">
        <w:rPr>
          <w:lang w:val="en-US" w:eastAsia="ja-JP"/>
        </w:rPr>
        <w:t xml:space="preserve"> IT and Business </w:t>
      </w:r>
      <w:del w:id="50" w:author="DUDAS Elod" w:date="2016-10-19T16:46:00Z">
        <w:r w:rsidR="00073945" w:rsidDel="00F4260F">
          <w:rPr>
            <w:lang w:val="en-US" w:eastAsia="ja-JP"/>
          </w:rPr>
          <w:delText xml:space="preserve">should be both </w:delText>
        </w:r>
      </w:del>
      <w:r w:rsidR="00073945">
        <w:rPr>
          <w:lang w:val="en-US" w:eastAsia="ja-JP"/>
        </w:rPr>
        <w:t>represented</w:t>
      </w:r>
      <w:r w:rsidR="00422EC5">
        <w:rPr>
          <w:lang w:val="en-US" w:eastAsia="ja-JP"/>
        </w:rPr>
        <w:t xml:space="preserve"> </w:t>
      </w:r>
      <w:del w:id="51" w:author="DUDAS Elod" w:date="2016-10-19T16:46:00Z">
        <w:r w:rsidR="00422EC5" w:rsidDel="00F4260F">
          <w:rPr>
            <w:lang w:val="en-US" w:eastAsia="ja-JP"/>
          </w:rPr>
          <w:delText xml:space="preserve">in </w:delText>
        </w:r>
      </w:del>
      <w:ins w:id="52" w:author="DUDAS Elod" w:date="2016-10-19T16:46:00Z">
        <w:r w:rsidR="00F4260F">
          <w:rPr>
            <w:lang w:val="en-US" w:eastAsia="ja-JP"/>
          </w:rPr>
          <w:t xml:space="preserve">from </w:t>
        </w:r>
      </w:ins>
      <w:r w:rsidR="00422EC5">
        <w:rPr>
          <w:lang w:val="en-US" w:eastAsia="ja-JP"/>
        </w:rPr>
        <w:t>both Institutions</w:t>
      </w:r>
      <w:r w:rsidR="00073945">
        <w:rPr>
          <w:lang w:val="en-US" w:eastAsia="ja-JP"/>
        </w:rPr>
        <w:t>.</w:t>
      </w:r>
    </w:p>
    <w:p w:rsidR="00AD602B" w:rsidRDefault="00AD602B" w:rsidP="00BC11FC">
      <w:pPr>
        <w:rPr>
          <w:lang w:val="en-US" w:eastAsia="ja-JP"/>
        </w:rPr>
      </w:pPr>
      <w:r>
        <w:rPr>
          <w:lang w:val="en-US" w:eastAsia="ja-JP"/>
        </w:rPr>
        <w:t xml:space="preserve">It was </w:t>
      </w:r>
      <w:ins w:id="53" w:author="DUDAS Elod" w:date="2016-10-19T17:56:00Z">
        <w:r w:rsidR="00536C8A">
          <w:rPr>
            <w:lang w:val="en-US" w:eastAsia="ja-JP"/>
          </w:rPr>
          <w:t xml:space="preserve">further </w:t>
        </w:r>
      </w:ins>
      <w:r>
        <w:rPr>
          <w:lang w:val="en-US" w:eastAsia="ja-JP"/>
        </w:rPr>
        <w:t xml:space="preserve">agreed </w:t>
      </w:r>
      <w:del w:id="54" w:author="DUDAS Elod" w:date="2016-10-19T16:47:00Z">
        <w:r w:rsidDel="00F4260F">
          <w:rPr>
            <w:lang w:val="en-US" w:eastAsia="ja-JP"/>
          </w:rPr>
          <w:delText xml:space="preserve">by both parties </w:delText>
        </w:r>
      </w:del>
      <w:r>
        <w:rPr>
          <w:lang w:val="en-US" w:eastAsia="ja-JP"/>
        </w:rPr>
        <w:t xml:space="preserve">to </w:t>
      </w:r>
      <w:del w:id="55" w:author="DUDAS Elod" w:date="2016-10-19T17:57:00Z">
        <w:r w:rsidDel="00BC11FC">
          <w:rPr>
            <w:lang w:val="en-US" w:eastAsia="ja-JP"/>
          </w:rPr>
          <w:delText xml:space="preserve">have </w:delText>
        </w:r>
      </w:del>
      <w:ins w:id="56" w:author="DUDAS Elod" w:date="2016-10-19T18:04:00Z">
        <w:r w:rsidR="0027252A">
          <w:rPr>
            <w:lang w:val="en-US" w:eastAsia="ja-JP"/>
          </w:rPr>
          <w:t>organize</w:t>
        </w:r>
      </w:ins>
      <w:ins w:id="57" w:author="DUDAS Elod" w:date="2016-10-19T17:57:00Z">
        <w:r w:rsidR="00BC11FC">
          <w:rPr>
            <w:lang w:val="en-US" w:eastAsia="ja-JP"/>
          </w:rPr>
          <w:t xml:space="preserve"> </w:t>
        </w:r>
      </w:ins>
      <w:r>
        <w:rPr>
          <w:lang w:val="en-US" w:eastAsia="ja-JP"/>
        </w:rPr>
        <w:t xml:space="preserve">the first Steering Committee meeting </w:t>
      </w:r>
      <w:del w:id="58" w:author="DUDAS Elod" w:date="2016-10-19T16:47:00Z">
        <w:r w:rsidDel="00177237">
          <w:rPr>
            <w:lang w:val="en-US" w:eastAsia="ja-JP"/>
          </w:rPr>
          <w:delText xml:space="preserve">at </w:delText>
        </w:r>
      </w:del>
      <w:ins w:id="59" w:author="DUDAS Elod" w:date="2016-10-19T16:47:00Z">
        <w:r w:rsidR="00177237">
          <w:rPr>
            <w:lang w:val="en-US" w:eastAsia="ja-JP"/>
          </w:rPr>
          <w:t xml:space="preserve">during </w:t>
        </w:r>
      </w:ins>
      <w:r>
        <w:rPr>
          <w:lang w:val="en-US" w:eastAsia="ja-JP"/>
        </w:rPr>
        <w:t xml:space="preserve">the 2nd week of November. </w:t>
      </w:r>
    </w:p>
    <w:p w:rsidR="00AD602B" w:rsidRDefault="00AD602B" w:rsidP="00BC11FC">
      <w:pPr>
        <w:rPr>
          <w:lang w:val="en-US" w:eastAsia="ja-JP"/>
        </w:rPr>
      </w:pPr>
      <w:r>
        <w:rPr>
          <w:lang w:val="en-US" w:eastAsia="ja-JP"/>
        </w:rPr>
        <w:t>For th</w:t>
      </w:r>
      <w:del w:id="60" w:author="DUDAS Elod" w:date="2016-10-19T17:57:00Z">
        <w:r w:rsidDel="00BC11FC">
          <w:rPr>
            <w:lang w:val="en-US" w:eastAsia="ja-JP"/>
          </w:rPr>
          <w:delText>e</w:delText>
        </w:r>
      </w:del>
      <w:ins w:id="61" w:author="DUDAS Elod" w:date="2016-10-19T17:57:00Z">
        <w:r w:rsidR="00BC11FC">
          <w:rPr>
            <w:lang w:val="en-US" w:eastAsia="ja-JP"/>
          </w:rPr>
          <w:t>is</w:t>
        </w:r>
      </w:ins>
      <w:r>
        <w:rPr>
          <w:lang w:val="en-US" w:eastAsia="ja-JP"/>
        </w:rPr>
        <w:t xml:space="preserve"> 1st SC meeting</w:t>
      </w:r>
      <w:ins w:id="62" w:author="DUDAS Elod" w:date="2016-10-19T16:48:00Z">
        <w:r w:rsidR="00177237">
          <w:rPr>
            <w:lang w:val="en-US" w:eastAsia="ja-JP"/>
          </w:rPr>
          <w:t>,</w:t>
        </w:r>
      </w:ins>
      <w:r>
        <w:rPr>
          <w:lang w:val="en-US" w:eastAsia="ja-JP"/>
        </w:rPr>
        <w:t xml:space="preserve"> the following </w:t>
      </w:r>
      <w:del w:id="63" w:author="DUDAS Elod" w:date="2016-10-19T16:50:00Z">
        <w:r w:rsidDel="00177237">
          <w:rPr>
            <w:lang w:val="en-US" w:eastAsia="ja-JP"/>
          </w:rPr>
          <w:delText xml:space="preserve">must </w:delText>
        </w:r>
      </w:del>
      <w:ins w:id="64" w:author="DUDAS Elod" w:date="2016-10-19T16:50:00Z">
        <w:r w:rsidR="00177237">
          <w:rPr>
            <w:lang w:val="en-US" w:eastAsia="ja-JP"/>
          </w:rPr>
          <w:t xml:space="preserve">should </w:t>
        </w:r>
      </w:ins>
      <w:r>
        <w:rPr>
          <w:lang w:val="en-US" w:eastAsia="ja-JP"/>
        </w:rPr>
        <w:t>be prepared:</w:t>
      </w:r>
    </w:p>
    <w:p w:rsidR="00AD602B" w:rsidRDefault="004F398E">
      <w:pPr>
        <w:pStyle w:val="ListParagraph"/>
        <w:numPr>
          <w:ilvl w:val="0"/>
          <w:numId w:val="7"/>
        </w:numPr>
        <w:rPr>
          <w:ins w:id="65" w:author="DUDAS Elod" w:date="2016-10-19T17:12:00Z"/>
          <w:lang w:val="en-US" w:eastAsia="ja-JP"/>
        </w:rPr>
        <w:pPrChange w:id="66" w:author="DUDAS Elod" w:date="2016-10-19T17:36:00Z">
          <w:pPr/>
        </w:pPrChange>
      </w:pPr>
      <w:del w:id="67" w:author="DUDAS Elod" w:date="2016-10-19T17:07:00Z">
        <w:r w:rsidRPr="0050535C" w:rsidDel="0050535C">
          <w:rPr>
            <w:lang w:val="en-US" w:eastAsia="ja-JP"/>
          </w:rPr>
          <w:delText>-</w:delText>
        </w:r>
      </w:del>
      <w:del w:id="68" w:author="DUDAS Elod" w:date="2016-10-19T18:04:00Z">
        <w:r w:rsidRPr="0050535C" w:rsidDel="006C75F7">
          <w:rPr>
            <w:lang w:val="en-US" w:eastAsia="ja-JP"/>
          </w:rPr>
          <w:delText xml:space="preserve"> </w:delText>
        </w:r>
      </w:del>
      <w:ins w:id="69" w:author="DUDAS Elod" w:date="2016-10-19T16:49:00Z">
        <w:r w:rsidR="00177237" w:rsidRPr="0050535C">
          <w:rPr>
            <w:lang w:val="en-US" w:eastAsia="ja-JP"/>
          </w:rPr>
          <w:t xml:space="preserve">Proposal options </w:t>
        </w:r>
      </w:ins>
      <w:ins w:id="70" w:author="DUDAS Elod" w:date="2016-10-19T17:07:00Z">
        <w:r w:rsidR="0050535C">
          <w:rPr>
            <w:lang w:val="en-US" w:eastAsia="ja-JP"/>
          </w:rPr>
          <w:t xml:space="preserve">on how the two institutions </w:t>
        </w:r>
      </w:ins>
      <w:ins w:id="71" w:author="DUDAS Elod" w:date="2016-10-19T17:36:00Z">
        <w:r w:rsidR="003867DB">
          <w:rPr>
            <w:lang w:val="en-US" w:eastAsia="ja-JP"/>
          </w:rPr>
          <w:t>w</w:t>
        </w:r>
      </w:ins>
      <w:ins w:id="72" w:author="DUDAS Elod" w:date="2016-10-19T17:07:00Z">
        <w:r w:rsidR="0050535C">
          <w:rPr>
            <w:lang w:val="en-US" w:eastAsia="ja-JP"/>
          </w:rPr>
          <w:t>ould work tog</w:t>
        </w:r>
      </w:ins>
      <w:ins w:id="73" w:author="DUDAS Elod" w:date="2016-10-19T17:08:00Z">
        <w:r w:rsidR="0050535C">
          <w:rPr>
            <w:lang w:val="en-US" w:eastAsia="ja-JP"/>
          </w:rPr>
          <w:t>e</w:t>
        </w:r>
      </w:ins>
      <w:ins w:id="74" w:author="DUDAS Elod" w:date="2016-10-19T17:07:00Z">
        <w:r w:rsidR="0050535C">
          <w:rPr>
            <w:lang w:val="en-US" w:eastAsia="ja-JP"/>
          </w:rPr>
          <w:t>ther</w:t>
        </w:r>
      </w:ins>
      <w:ins w:id="75" w:author="DUDAS Elod" w:date="2016-10-19T17:08:00Z">
        <w:r w:rsidR="0050535C">
          <w:rPr>
            <w:lang w:val="en-US" w:eastAsia="ja-JP"/>
          </w:rPr>
          <w:t>(</w:t>
        </w:r>
      </w:ins>
      <w:del w:id="76" w:author="DUDAS Elod" w:date="2016-10-19T16:49:00Z">
        <w:r w:rsidRPr="0050535C" w:rsidDel="00177237">
          <w:rPr>
            <w:lang w:val="en-US" w:eastAsia="ja-JP"/>
          </w:rPr>
          <w:delText>P</w:delText>
        </w:r>
      </w:del>
      <w:ins w:id="77" w:author="DUDAS Elod" w:date="2016-10-19T17:08:00Z">
        <w:r w:rsidR="0050535C">
          <w:rPr>
            <w:lang w:val="en-US" w:eastAsia="ja-JP"/>
          </w:rPr>
          <w:t>P</w:t>
        </w:r>
      </w:ins>
      <w:r w:rsidRPr="0050535C">
        <w:rPr>
          <w:lang w:val="en-US" w:eastAsia="ja-JP"/>
        </w:rPr>
        <w:t>roject structure</w:t>
      </w:r>
      <w:ins w:id="78" w:author="DUDAS Elod" w:date="2016-10-19T17:08:00Z">
        <w:r w:rsidR="0050535C">
          <w:rPr>
            <w:lang w:val="en-US" w:eastAsia="ja-JP"/>
          </w:rPr>
          <w:t>)</w:t>
        </w:r>
      </w:ins>
      <w:del w:id="79" w:author="DUDAS Elod" w:date="2016-10-19T16:49:00Z">
        <w:r w:rsidRPr="0050535C" w:rsidDel="00177237">
          <w:rPr>
            <w:lang w:val="en-US" w:eastAsia="ja-JP"/>
          </w:rPr>
          <w:delText xml:space="preserve"> options proposal</w:delText>
        </w:r>
      </w:del>
    </w:p>
    <w:p w:rsidR="0050535C" w:rsidRPr="0050535C" w:rsidRDefault="0050535C">
      <w:pPr>
        <w:pStyle w:val="ListParagraph"/>
        <w:numPr>
          <w:ilvl w:val="0"/>
          <w:numId w:val="7"/>
        </w:numPr>
        <w:rPr>
          <w:lang w:val="en-US" w:eastAsia="ja-JP"/>
        </w:rPr>
        <w:pPrChange w:id="80" w:author="DUDAS Elod" w:date="2016-10-19T18:15:00Z">
          <w:pPr/>
        </w:pPrChange>
      </w:pPr>
      <w:ins w:id="81" w:author="DUDAS Elod" w:date="2016-10-19T17:12:00Z">
        <w:r>
          <w:rPr>
            <w:lang w:val="en-US" w:eastAsia="ja-JP"/>
          </w:rPr>
          <w:t xml:space="preserve">A </w:t>
        </w:r>
      </w:ins>
      <w:ins w:id="82" w:author="DUDAS Elod" w:date="2016-10-19T17:13:00Z">
        <w:r>
          <w:rPr>
            <w:lang w:val="en-US" w:eastAsia="ja-JP"/>
          </w:rPr>
          <w:t xml:space="preserve">draft </w:t>
        </w:r>
      </w:ins>
      <w:ins w:id="83" w:author="DUDAS Elod" w:date="2016-10-19T17:15:00Z">
        <w:r w:rsidR="00683BE9">
          <w:rPr>
            <w:lang w:val="en-US" w:eastAsia="ja-JP"/>
          </w:rPr>
          <w:t xml:space="preserve">summary </w:t>
        </w:r>
      </w:ins>
      <w:ins w:id="84" w:author="DUDAS Elod" w:date="2016-10-19T17:12:00Z">
        <w:r>
          <w:rPr>
            <w:lang w:val="en-US" w:eastAsia="ja-JP"/>
          </w:rPr>
          <w:t xml:space="preserve">report </w:t>
        </w:r>
      </w:ins>
      <w:ins w:id="85" w:author="DUDAS Elod" w:date="2016-10-19T17:15:00Z">
        <w:r w:rsidR="00683BE9">
          <w:rPr>
            <w:lang w:val="en-US" w:eastAsia="ja-JP"/>
          </w:rPr>
          <w:t xml:space="preserve">about the exchange tests </w:t>
        </w:r>
        <w:r w:rsidR="003856E6">
          <w:rPr>
            <w:lang w:val="en-US" w:eastAsia="ja-JP"/>
          </w:rPr>
          <w:t>conducted</w:t>
        </w:r>
      </w:ins>
      <w:ins w:id="86" w:author="DUDAS Elod" w:date="2016-10-19T18:15:00Z">
        <w:r w:rsidR="007C094F">
          <w:rPr>
            <w:lang w:val="en-US" w:eastAsia="ja-JP"/>
          </w:rPr>
          <w:t>.</w:t>
        </w:r>
      </w:ins>
      <w:ins w:id="87" w:author="DUDAS Elod" w:date="2016-10-19T17:15:00Z">
        <w:r w:rsidR="003856E6">
          <w:rPr>
            <w:lang w:val="en-US" w:eastAsia="ja-JP"/>
          </w:rPr>
          <w:t xml:space="preserve"> </w:t>
        </w:r>
      </w:ins>
      <w:ins w:id="88" w:author="DUDAS Elod" w:date="2016-10-19T18:15:00Z">
        <w:r w:rsidR="007C094F">
          <w:rPr>
            <w:lang w:val="en-US" w:eastAsia="ja-JP"/>
          </w:rPr>
          <w:t>T</w:t>
        </w:r>
      </w:ins>
      <w:ins w:id="89" w:author="DUDAS Elod" w:date="2016-10-19T17:12:00Z">
        <w:r>
          <w:rPr>
            <w:lang w:val="en-US" w:eastAsia="ja-JP"/>
          </w:rPr>
          <w:t>hat</w:t>
        </w:r>
      </w:ins>
      <w:ins w:id="90" w:author="DUDAS Elod" w:date="2016-10-19T18:15:00Z">
        <w:r w:rsidR="007C094F">
          <w:rPr>
            <w:lang w:val="en-US" w:eastAsia="ja-JP"/>
          </w:rPr>
          <w:t>,</w:t>
        </w:r>
      </w:ins>
      <w:ins w:id="91" w:author="DUDAS Elod" w:date="2016-10-19T17:12:00Z">
        <w:r>
          <w:rPr>
            <w:lang w:val="en-US" w:eastAsia="ja-JP"/>
          </w:rPr>
          <w:t xml:space="preserve"> could serve as basis for </w:t>
        </w:r>
      </w:ins>
      <w:ins w:id="92" w:author="DUDAS Elod" w:date="2016-10-19T17:13:00Z">
        <w:r>
          <w:rPr>
            <w:lang w:val="en-US" w:eastAsia="ja-JP"/>
          </w:rPr>
          <w:t xml:space="preserve">a joint letter addressed to both Secretaries-General on </w:t>
        </w:r>
      </w:ins>
      <w:ins w:id="93" w:author="DUDAS Elod" w:date="2016-10-19T17:14:00Z">
        <w:r>
          <w:rPr>
            <w:lang w:val="en-US" w:eastAsia="ja-JP"/>
          </w:rPr>
          <w:t>i</w:t>
        </w:r>
      </w:ins>
      <w:ins w:id="94" w:author="DUDAS Elod" w:date="2016-10-19T17:13:00Z">
        <w:r>
          <w:rPr>
            <w:lang w:val="en-US" w:eastAsia="ja-JP"/>
          </w:rPr>
          <w:t>nforming the</w:t>
        </w:r>
      </w:ins>
      <w:ins w:id="95" w:author="DUDAS Elod" w:date="2016-10-19T17:14:00Z">
        <w:r>
          <w:rPr>
            <w:lang w:val="en-US" w:eastAsia="ja-JP"/>
          </w:rPr>
          <w:t>m</w:t>
        </w:r>
      </w:ins>
      <w:ins w:id="96" w:author="DUDAS Elod" w:date="2016-10-19T17:13:00Z">
        <w:r>
          <w:rPr>
            <w:lang w:val="en-US" w:eastAsia="ja-JP"/>
          </w:rPr>
          <w:t xml:space="preserve"> about the state of play and the </w:t>
        </w:r>
      </w:ins>
      <w:ins w:id="97" w:author="DUDAS Elod" w:date="2016-10-19T17:14:00Z">
        <w:r>
          <w:rPr>
            <w:lang w:val="en-US" w:eastAsia="ja-JP"/>
          </w:rPr>
          <w:t>chosen</w:t>
        </w:r>
      </w:ins>
      <w:ins w:id="98" w:author="DUDAS Elod" w:date="2016-10-19T17:13:00Z">
        <w:r>
          <w:rPr>
            <w:lang w:val="en-US" w:eastAsia="ja-JP"/>
          </w:rPr>
          <w:t xml:space="preserve"> next steps to take.</w:t>
        </w:r>
      </w:ins>
    </w:p>
    <w:p w:rsidR="00566E0F" w:rsidRDefault="00AD602B" w:rsidP="00566E0F">
      <w:pPr>
        <w:rPr>
          <w:ins w:id="99" w:author="DUDAS Elod" w:date="2016-10-19T17:16:00Z"/>
          <w:lang w:val="en-US" w:eastAsia="ja-JP"/>
        </w:rPr>
      </w:pPr>
      <w:del w:id="100" w:author="DUDAS Elod" w:date="2016-10-19T17:07:00Z">
        <w:r w:rsidRPr="00566E0F" w:rsidDel="0050535C">
          <w:rPr>
            <w:lang w:val="en-US" w:eastAsia="ja-JP"/>
          </w:rPr>
          <w:delText>-</w:delText>
        </w:r>
      </w:del>
    </w:p>
    <w:p w:rsidR="0052133F" w:rsidRPr="00566E0F" w:rsidRDefault="00AD602B" w:rsidP="003867DB">
      <w:pPr>
        <w:rPr>
          <w:ins w:id="101" w:author="DUDAS Elod" w:date="2016-10-19T16:48:00Z"/>
          <w:lang w:val="en-US" w:eastAsia="ja-JP"/>
        </w:rPr>
      </w:pPr>
      <w:del w:id="102" w:author="DUDAS Elod" w:date="2016-10-19T17:16:00Z">
        <w:r w:rsidRPr="00566E0F" w:rsidDel="00566E0F">
          <w:rPr>
            <w:lang w:val="en-US" w:eastAsia="ja-JP"/>
          </w:rPr>
          <w:delText xml:space="preserve"> </w:delText>
        </w:r>
      </w:del>
      <w:ins w:id="103" w:author="DUDAS Elod" w:date="2016-10-19T17:12:00Z">
        <w:r w:rsidR="0050535C" w:rsidRPr="00566E0F">
          <w:rPr>
            <w:lang w:val="en-US" w:eastAsia="ja-JP"/>
          </w:rPr>
          <w:t xml:space="preserve">Once the </w:t>
        </w:r>
      </w:ins>
      <w:ins w:id="104" w:author="DUDAS Elod" w:date="2016-10-19T17:16:00Z">
        <w:r w:rsidR="00566E0F">
          <w:rPr>
            <w:lang w:val="en-US" w:eastAsia="ja-JP"/>
          </w:rPr>
          <w:t xml:space="preserve">Project structure </w:t>
        </w:r>
      </w:ins>
      <w:ins w:id="105" w:author="DUDAS Elod" w:date="2016-10-19T17:12:00Z">
        <w:r w:rsidR="0050535C" w:rsidRPr="00566E0F">
          <w:rPr>
            <w:lang w:val="en-US" w:eastAsia="ja-JP"/>
          </w:rPr>
          <w:t>is decided on</w:t>
        </w:r>
      </w:ins>
      <w:ins w:id="106" w:author="DUDAS Elod" w:date="2016-10-19T17:16:00Z">
        <w:r w:rsidR="00566E0F">
          <w:rPr>
            <w:lang w:val="en-US" w:eastAsia="ja-JP"/>
          </w:rPr>
          <w:t>,</w:t>
        </w:r>
      </w:ins>
      <w:ins w:id="107" w:author="DUDAS Elod" w:date="2016-10-19T17:12:00Z">
        <w:r w:rsidR="0050535C" w:rsidRPr="00566E0F">
          <w:rPr>
            <w:lang w:val="en-US" w:eastAsia="ja-JP"/>
          </w:rPr>
          <w:t xml:space="preserve"> a </w:t>
        </w:r>
      </w:ins>
      <w:del w:id="108" w:author="DUDAS Elod" w:date="2016-10-19T17:12:00Z">
        <w:r w:rsidR="0052133F" w:rsidRPr="00566E0F" w:rsidDel="0050535C">
          <w:rPr>
            <w:lang w:val="en-US" w:eastAsia="ja-JP"/>
          </w:rPr>
          <w:delText>D</w:delText>
        </w:r>
      </w:del>
      <w:del w:id="109" w:author="DUDAS Elod" w:date="2016-10-19T17:36:00Z">
        <w:r w:rsidR="0052133F" w:rsidRPr="00566E0F" w:rsidDel="003867DB">
          <w:rPr>
            <w:lang w:val="en-US" w:eastAsia="ja-JP"/>
          </w:rPr>
          <w:delText>raft</w:delText>
        </w:r>
      </w:del>
      <w:r w:rsidR="0052133F" w:rsidRPr="00566E0F">
        <w:rPr>
          <w:lang w:val="en-US" w:eastAsia="ja-JP"/>
        </w:rPr>
        <w:t xml:space="preserve"> </w:t>
      </w:r>
      <w:r w:rsidR="004F398E" w:rsidRPr="00566E0F">
        <w:rPr>
          <w:lang w:val="en-US" w:eastAsia="ja-JP"/>
        </w:rPr>
        <w:t xml:space="preserve">project </w:t>
      </w:r>
      <w:r w:rsidR="0052133F" w:rsidRPr="00566E0F">
        <w:rPr>
          <w:lang w:val="en-US" w:eastAsia="ja-JP"/>
        </w:rPr>
        <w:t>roadmap</w:t>
      </w:r>
      <w:ins w:id="110" w:author="DUDAS Elod" w:date="2016-10-19T18:22:00Z">
        <w:r w:rsidR="007C094F">
          <w:rPr>
            <w:rStyle w:val="FootnoteReference"/>
            <w:lang w:val="en-US" w:eastAsia="ja-JP"/>
          </w:rPr>
          <w:footnoteReference w:id="2"/>
        </w:r>
      </w:ins>
      <w:ins w:id="114" w:author="DUDAS Elod" w:date="2016-10-19T17:12:00Z">
        <w:r w:rsidR="0050535C" w:rsidRPr="00566E0F">
          <w:rPr>
            <w:lang w:val="en-US" w:eastAsia="ja-JP"/>
          </w:rPr>
          <w:t xml:space="preserve"> could be </w:t>
        </w:r>
      </w:ins>
      <w:ins w:id="115" w:author="DUDAS Elod" w:date="2016-10-19T17:37:00Z">
        <w:r w:rsidR="00741E80">
          <w:rPr>
            <w:lang w:val="en-US" w:eastAsia="ja-JP"/>
          </w:rPr>
          <w:t xml:space="preserve">further </w:t>
        </w:r>
      </w:ins>
      <w:ins w:id="116" w:author="DUDAS Elod" w:date="2016-10-19T17:12:00Z">
        <w:r w:rsidR="0050535C" w:rsidRPr="00566E0F">
          <w:rPr>
            <w:lang w:val="en-US" w:eastAsia="ja-JP"/>
          </w:rPr>
          <w:t>prepared</w:t>
        </w:r>
      </w:ins>
      <w:ins w:id="117" w:author="DUDAS Elod" w:date="2016-10-19T17:16:00Z">
        <w:r w:rsidR="00566E0F">
          <w:rPr>
            <w:lang w:val="en-US" w:eastAsia="ja-JP"/>
          </w:rPr>
          <w:t>.</w:t>
        </w:r>
      </w:ins>
    </w:p>
    <w:p w:rsidR="00177237" w:rsidRPr="0050535C" w:rsidRDefault="0050535C">
      <w:pPr>
        <w:pStyle w:val="ListParagraph"/>
        <w:ind w:left="720"/>
        <w:rPr>
          <w:lang w:val="en-US" w:eastAsia="ja-JP"/>
        </w:rPr>
        <w:pPrChange w:id="118" w:author="DUDAS Elod" w:date="2016-10-19T17:14:00Z">
          <w:pPr/>
        </w:pPrChange>
      </w:pPr>
      <w:ins w:id="119" w:author="DUDAS Elod" w:date="2016-10-19T17:11:00Z">
        <w:r>
          <w:rPr>
            <w:lang w:val="en-US" w:eastAsia="ja-JP"/>
          </w:rPr>
          <w:t xml:space="preserve"> </w:t>
        </w:r>
      </w:ins>
    </w:p>
    <w:p w:rsidR="00A9467F" w:rsidRDefault="00A9467F" w:rsidP="00073945">
      <w:pPr>
        <w:rPr>
          <w:lang w:val="en-US" w:eastAsia="ja-JP"/>
        </w:rPr>
      </w:pPr>
    </w:p>
    <w:p w:rsidR="00073945" w:rsidRDefault="00073945" w:rsidP="00B82CD6">
      <w:pPr>
        <w:pStyle w:val="Heading2"/>
        <w:numPr>
          <w:ilvl w:val="1"/>
          <w:numId w:val="6"/>
        </w:numPr>
        <w:tabs>
          <w:tab w:val="num" w:pos="1985"/>
        </w:tabs>
        <w:ind w:left="1985" w:hanging="1134"/>
      </w:pPr>
      <w:bookmarkStart w:id="120" w:name="_Toc463518066"/>
      <w:r>
        <w:t xml:space="preserve">Points of discussion: Commission involvement, Joint Note to the </w:t>
      </w:r>
      <w:del w:id="121" w:author="DUDAS Elod" w:date="2016-10-19T16:30:00Z">
        <w:r w:rsidDel="00B82CD6">
          <w:delText>SCs</w:delText>
        </w:r>
      </w:del>
      <w:bookmarkEnd w:id="120"/>
      <w:ins w:id="122" w:author="DUDAS Elod" w:date="2016-10-19T16:30:00Z">
        <w:r w:rsidR="00B82CD6">
          <w:t>SGs</w:t>
        </w:r>
      </w:ins>
    </w:p>
    <w:p w:rsidR="00073945" w:rsidRPr="00AD602B" w:rsidRDefault="00073945" w:rsidP="00073945">
      <w:pPr>
        <w:rPr>
          <w:b/>
          <w:u w:val="single"/>
          <w:lang w:val="en-US" w:eastAsia="ja-JP"/>
        </w:rPr>
      </w:pPr>
      <w:r w:rsidRPr="00AD602B">
        <w:rPr>
          <w:b/>
          <w:u w:val="single"/>
          <w:lang w:val="en-US" w:eastAsia="ja-JP"/>
        </w:rPr>
        <w:t>Commission involvement</w:t>
      </w:r>
    </w:p>
    <w:p w:rsidR="00722662" w:rsidRDefault="00AD602B" w:rsidP="00990492">
      <w:pPr>
        <w:rPr>
          <w:lang w:val="en-US" w:eastAsia="ja-JP"/>
        </w:rPr>
      </w:pPr>
      <w:r>
        <w:rPr>
          <w:lang w:val="en-US" w:eastAsia="ja-JP"/>
        </w:rPr>
        <w:t xml:space="preserve">The EC </w:t>
      </w:r>
      <w:r w:rsidR="00B262E6">
        <w:rPr>
          <w:lang w:val="en-US" w:eastAsia="ja-JP"/>
        </w:rPr>
        <w:t>is informed of the project and contacted EP services for further information</w:t>
      </w:r>
      <w:ins w:id="123" w:author="SYKORA Juraj" w:date="2016-10-27T10:50:00Z">
        <w:r w:rsidR="00990492">
          <w:rPr>
            <w:lang w:val="en-US" w:eastAsia="ja-JP"/>
          </w:rPr>
          <w:t xml:space="preserve">. </w:t>
        </w:r>
      </w:ins>
      <w:del w:id="124" w:author="SYKORA Juraj" w:date="2016-10-27T10:50:00Z">
        <w:r w:rsidR="00B262E6" w:rsidDel="00990492">
          <w:rPr>
            <w:lang w:val="en-US" w:eastAsia="ja-JP"/>
          </w:rPr>
          <w:delText>, furthermore</w:delText>
        </w:r>
      </w:del>
      <w:ins w:id="125" w:author="SYKORA Juraj" w:date="2016-10-27T10:50:00Z">
        <w:r w:rsidR="00990492">
          <w:rPr>
            <w:lang w:val="en-US" w:eastAsia="ja-JP"/>
          </w:rPr>
          <w:t xml:space="preserve"> The</w:t>
        </w:r>
      </w:ins>
      <w:r w:rsidR="00B262E6">
        <w:rPr>
          <w:lang w:val="en-US" w:eastAsia="ja-JP"/>
        </w:rPr>
        <w:t xml:space="preserve"> Council users </w:t>
      </w:r>
      <w:ins w:id="126" w:author="SYKORA Juraj" w:date="2016-10-27T10:51:00Z">
        <w:r w:rsidR="00990492">
          <w:rPr>
            <w:lang w:val="en-US" w:eastAsia="ja-JP"/>
          </w:rPr>
          <w:t xml:space="preserve">said </w:t>
        </w:r>
      </w:ins>
      <w:del w:id="127" w:author="SYKORA Juraj" w:date="2016-10-27T10:51:00Z">
        <w:r w:rsidR="00B262E6" w:rsidDel="00990492">
          <w:rPr>
            <w:lang w:val="en-US" w:eastAsia="ja-JP"/>
          </w:rPr>
          <w:delText>hinted</w:delText>
        </w:r>
      </w:del>
      <w:r w:rsidR="00B262E6">
        <w:rPr>
          <w:lang w:val="en-US" w:eastAsia="ja-JP"/>
        </w:rPr>
        <w:t xml:space="preserve"> that the EC participation</w:t>
      </w:r>
      <w:ins w:id="128" w:author="SYKORA Juraj" w:date="2016-10-27T10:51:00Z">
        <w:r w:rsidR="00990492">
          <w:rPr>
            <w:lang w:val="en-US" w:eastAsia="ja-JP"/>
          </w:rPr>
          <w:t xml:space="preserve"> in </w:t>
        </w:r>
      </w:ins>
      <w:del w:id="129" w:author="SYKORA Juraj" w:date="2016-10-27T10:51:00Z">
        <w:r w:rsidR="00B262E6" w:rsidDel="00990492">
          <w:rPr>
            <w:lang w:val="en-US" w:eastAsia="ja-JP"/>
          </w:rPr>
          <w:delText xml:space="preserve"> to </w:delText>
        </w:r>
      </w:del>
      <w:r w:rsidR="00B262E6">
        <w:rPr>
          <w:lang w:val="en-US" w:eastAsia="ja-JP"/>
        </w:rPr>
        <w:t xml:space="preserve">the project </w:t>
      </w:r>
      <w:r w:rsidR="00EF2EF1">
        <w:rPr>
          <w:lang w:val="en-US" w:eastAsia="ja-JP"/>
        </w:rPr>
        <w:t>w</w:t>
      </w:r>
      <w:ins w:id="130" w:author="SYKORA Juraj" w:date="2016-10-27T10:51:00Z">
        <w:r w:rsidR="00990492">
          <w:rPr>
            <w:lang w:val="en-US" w:eastAsia="ja-JP"/>
          </w:rPr>
          <w:t xml:space="preserve">ould </w:t>
        </w:r>
      </w:ins>
      <w:del w:id="131" w:author="SYKORA Juraj" w:date="2016-10-27T10:51:00Z">
        <w:r w:rsidR="00EF2EF1" w:rsidDel="00990492">
          <w:rPr>
            <w:lang w:val="en-US" w:eastAsia="ja-JP"/>
          </w:rPr>
          <w:delText>ill</w:delText>
        </w:r>
        <w:r w:rsidR="00B262E6" w:rsidDel="00990492">
          <w:rPr>
            <w:lang w:val="en-US" w:eastAsia="ja-JP"/>
          </w:rPr>
          <w:delText xml:space="preserve"> </w:delText>
        </w:r>
      </w:del>
      <w:r w:rsidR="00B262E6">
        <w:rPr>
          <w:lang w:val="en-US" w:eastAsia="ja-JP"/>
        </w:rPr>
        <w:t xml:space="preserve">be beneficial. </w:t>
      </w:r>
      <w:r w:rsidR="00722662">
        <w:rPr>
          <w:lang w:val="en-US" w:eastAsia="ja-JP"/>
        </w:rPr>
        <w:t xml:space="preserve">The participants </w:t>
      </w:r>
      <w:del w:id="132" w:author="SYKORA Juraj" w:date="2016-10-27T10:51:00Z">
        <w:r w:rsidR="00722662" w:rsidDel="00990492">
          <w:rPr>
            <w:lang w:val="en-US" w:eastAsia="ja-JP"/>
          </w:rPr>
          <w:delText xml:space="preserve">all </w:delText>
        </w:r>
      </w:del>
      <w:r w:rsidR="00722662">
        <w:rPr>
          <w:lang w:val="en-US" w:eastAsia="ja-JP"/>
        </w:rPr>
        <w:t xml:space="preserve">agreed that EC </w:t>
      </w:r>
      <w:r>
        <w:rPr>
          <w:lang w:val="en-US" w:eastAsia="ja-JP"/>
        </w:rPr>
        <w:t xml:space="preserve">must be </w:t>
      </w:r>
      <w:r w:rsidR="00722662">
        <w:rPr>
          <w:lang w:val="en-US" w:eastAsia="ja-JP"/>
        </w:rPr>
        <w:t>involved at least as an observer. Options on the EC</w:t>
      </w:r>
      <w:ins w:id="133" w:author="DUDAS Elod" w:date="2016-10-19T17:54:00Z">
        <w:r w:rsidR="009876E3">
          <w:rPr>
            <w:lang w:val="en-US" w:eastAsia="ja-JP"/>
          </w:rPr>
          <w:t>'s</w:t>
        </w:r>
      </w:ins>
      <w:r w:rsidR="00722662">
        <w:rPr>
          <w:lang w:val="en-US" w:eastAsia="ja-JP"/>
        </w:rPr>
        <w:t xml:space="preserve"> involvement will be assessed </w:t>
      </w:r>
      <w:ins w:id="134" w:author="DUDAS Elod" w:date="2016-10-19T17:54:00Z">
        <w:r w:rsidR="009876E3">
          <w:rPr>
            <w:lang w:val="en-US" w:eastAsia="ja-JP"/>
          </w:rPr>
          <w:t xml:space="preserve">and decided upon </w:t>
        </w:r>
      </w:ins>
      <w:r w:rsidR="00722662">
        <w:rPr>
          <w:lang w:val="en-US" w:eastAsia="ja-JP"/>
        </w:rPr>
        <w:t>by the Steering Committee</w:t>
      </w:r>
      <w:ins w:id="135" w:author="DUDAS Elod" w:date="2016-10-19T17:54:00Z">
        <w:r w:rsidR="00965997">
          <w:rPr>
            <w:lang w:val="en-US" w:eastAsia="ja-JP"/>
          </w:rPr>
          <w:t>.</w:t>
        </w:r>
      </w:ins>
      <w:del w:id="136" w:author="DUDAS Elod" w:date="2016-10-19T17:54:00Z">
        <w:r w:rsidR="00722662" w:rsidDel="00965997">
          <w:rPr>
            <w:lang w:val="en-US" w:eastAsia="ja-JP"/>
          </w:rPr>
          <w:delText xml:space="preserve"> and a decision taken on its final role in the project.</w:delText>
        </w:r>
      </w:del>
    </w:p>
    <w:p w:rsidR="00073945" w:rsidDel="004770EB" w:rsidRDefault="00722662" w:rsidP="00485F90">
      <w:pPr>
        <w:rPr>
          <w:del w:id="137" w:author="DUDAS Elod" w:date="2016-10-19T18:09:00Z"/>
          <w:lang w:val="en-US" w:eastAsia="ja-JP"/>
        </w:rPr>
      </w:pPr>
      <w:del w:id="138" w:author="DUDAS Elod" w:date="2016-10-19T17:58:00Z">
        <w:r w:rsidDel="00CC6DB0">
          <w:rPr>
            <w:lang w:val="en-US" w:eastAsia="ja-JP"/>
          </w:rPr>
          <w:delText xml:space="preserve">EC is a key actor at the </w:delText>
        </w:r>
      </w:del>
      <w:del w:id="139" w:author="DUDAS Elod" w:date="2016-10-19T18:09:00Z">
        <w:r w:rsidDel="004770EB">
          <w:rPr>
            <w:lang w:val="en-US" w:eastAsia="ja-JP"/>
          </w:rPr>
          <w:delText xml:space="preserve">interinstitutional </w:delText>
        </w:r>
      </w:del>
      <w:del w:id="140" w:author="DUDAS Elod" w:date="2016-10-19T18:07:00Z">
        <w:r w:rsidDel="006B4E54">
          <w:rPr>
            <w:lang w:val="en-US" w:eastAsia="ja-JP"/>
          </w:rPr>
          <w:delText xml:space="preserve">level and participates at different actions, thus </w:delText>
        </w:r>
        <w:r w:rsidR="00422EC5" w:rsidDel="006B4E54">
          <w:rPr>
            <w:lang w:val="en-US" w:eastAsia="ja-JP"/>
          </w:rPr>
          <w:delText xml:space="preserve">common </w:delText>
        </w:r>
        <w:r w:rsidDel="006B4E54">
          <w:rPr>
            <w:lang w:val="en-US" w:eastAsia="ja-JP"/>
          </w:rPr>
          <w:delText>g</w:delText>
        </w:r>
        <w:r w:rsidR="00AD602B" w:rsidDel="006B4E54">
          <w:rPr>
            <w:lang w:val="en-US" w:eastAsia="ja-JP"/>
          </w:rPr>
          <w:delText>overnance is needed among the three institutions to coordinate initiatives</w:delText>
        </w:r>
        <w:r w:rsidDel="006B4E54">
          <w:rPr>
            <w:lang w:val="en-US" w:eastAsia="ja-JP"/>
          </w:rPr>
          <w:delText xml:space="preserve"> such as</w:delText>
        </w:r>
        <w:r w:rsidR="00AD602B" w:rsidDel="006B4E54">
          <w:rPr>
            <w:lang w:val="en-US" w:eastAsia="ja-JP"/>
          </w:rPr>
          <w:delText>:</w:delText>
        </w:r>
      </w:del>
      <w:del w:id="141" w:author="DUDAS Elod" w:date="2016-10-19T18:09:00Z">
        <w:r w:rsidR="00AD602B" w:rsidDel="004770EB">
          <w:rPr>
            <w:lang w:val="en-US" w:eastAsia="ja-JP"/>
          </w:rPr>
          <w:delText xml:space="preserve"> </w:delText>
        </w:r>
      </w:del>
      <w:del w:id="142" w:author="DUDAS Elod" w:date="2016-10-19T18:07:00Z">
        <w:r w:rsidR="00AD602B" w:rsidDel="006B4E54">
          <w:rPr>
            <w:lang w:val="en-US" w:eastAsia="ja-JP"/>
          </w:rPr>
          <w:delText>Common Drafting Platform</w:delText>
        </w:r>
        <w:r w:rsidDel="006B4E54">
          <w:rPr>
            <w:lang w:val="en-US" w:eastAsia="ja-JP"/>
          </w:rPr>
          <w:delText xml:space="preserve"> (LEOS/LegisWeb)</w:delText>
        </w:r>
        <w:r w:rsidR="00AD602B" w:rsidDel="006B4E54">
          <w:rPr>
            <w:lang w:val="en-US" w:eastAsia="ja-JP"/>
          </w:rPr>
          <w:delText>, Trilogue</w:delText>
        </w:r>
        <w:r w:rsidDel="006B4E54">
          <w:rPr>
            <w:lang w:val="en-US" w:eastAsia="ja-JP"/>
          </w:rPr>
          <w:delText xml:space="preserve"> Table Editor</w:delText>
        </w:r>
        <w:r w:rsidR="00AD602B" w:rsidDel="006B4E54">
          <w:rPr>
            <w:lang w:val="en-US" w:eastAsia="ja-JP"/>
          </w:rPr>
          <w:delText>, IFC</w:delText>
        </w:r>
        <w:r w:rsidDel="006B4E54">
          <w:rPr>
            <w:lang w:val="en-US" w:eastAsia="ja-JP"/>
          </w:rPr>
          <w:delText>, IMMC, ...</w:delText>
        </w:r>
      </w:del>
    </w:p>
    <w:p w:rsidR="00073945" w:rsidRDefault="00073945" w:rsidP="00073945">
      <w:pPr>
        <w:rPr>
          <w:lang w:val="en-US" w:eastAsia="ja-JP"/>
        </w:rPr>
      </w:pPr>
    </w:p>
    <w:p w:rsidR="00073945" w:rsidRPr="00AD602B" w:rsidRDefault="00073945" w:rsidP="00073945">
      <w:pPr>
        <w:rPr>
          <w:b/>
          <w:u w:val="single"/>
          <w:lang w:val="en-US" w:eastAsia="ja-JP"/>
        </w:rPr>
      </w:pPr>
      <w:r w:rsidRPr="00AD602B">
        <w:rPr>
          <w:b/>
          <w:u w:val="single"/>
          <w:lang w:val="en-US" w:eastAsia="ja-JP"/>
        </w:rPr>
        <w:t>Joint Note to the SCs</w:t>
      </w:r>
    </w:p>
    <w:p w:rsidR="00073945" w:rsidRDefault="004F398E" w:rsidP="00073945">
      <w:pPr>
        <w:rPr>
          <w:lang w:val="en-US" w:eastAsia="ja-JP"/>
        </w:rPr>
      </w:pPr>
      <w:r>
        <w:rPr>
          <w:lang w:val="en-US" w:eastAsia="ja-JP"/>
        </w:rPr>
        <w:t xml:space="preserve">The joint note must be sent before the end of 2016. </w:t>
      </w:r>
      <w:r w:rsidR="0052133F">
        <w:rPr>
          <w:lang w:val="en-US" w:eastAsia="ja-JP"/>
        </w:rPr>
        <w:t xml:space="preserve">The </w:t>
      </w:r>
      <w:r>
        <w:rPr>
          <w:lang w:val="en-US" w:eastAsia="ja-JP"/>
        </w:rPr>
        <w:t>analysts</w:t>
      </w:r>
      <w:r w:rsidR="0052133F">
        <w:rPr>
          <w:lang w:val="en-US" w:eastAsia="ja-JP"/>
        </w:rPr>
        <w:t xml:space="preserve"> will</w:t>
      </w:r>
      <w:r w:rsidR="00454DB4">
        <w:rPr>
          <w:lang w:val="en-US" w:eastAsia="ja-JP"/>
        </w:rPr>
        <w:t xml:space="preserve"> wrap up this </w:t>
      </w:r>
      <w:r>
        <w:rPr>
          <w:lang w:val="en-US" w:eastAsia="ja-JP"/>
        </w:rPr>
        <w:t>content exchange analysis phase</w:t>
      </w:r>
      <w:r w:rsidR="00454DB4">
        <w:rPr>
          <w:lang w:val="en-US" w:eastAsia="ja-JP"/>
        </w:rPr>
        <w:t xml:space="preserve"> </w:t>
      </w:r>
      <w:r>
        <w:rPr>
          <w:lang w:val="en-US" w:eastAsia="ja-JP"/>
        </w:rPr>
        <w:t>in a joint report whose executive summary could be part of the note. The note wi</w:t>
      </w:r>
      <w:r w:rsidR="00CA4FB9">
        <w:rPr>
          <w:lang w:val="en-US" w:eastAsia="ja-JP"/>
        </w:rPr>
        <w:t>ll be prepared by the Business S</w:t>
      </w:r>
      <w:r>
        <w:rPr>
          <w:lang w:val="en-US" w:eastAsia="ja-JP"/>
        </w:rPr>
        <w:t>takeholders</w:t>
      </w:r>
      <w:r w:rsidR="00756A77">
        <w:rPr>
          <w:lang w:val="en-US" w:eastAsia="ja-JP"/>
        </w:rPr>
        <w:t>, contain</w:t>
      </w:r>
      <w:ins w:id="143" w:author="DUDAS Elod" w:date="2016-10-19T17:39:00Z">
        <w:r w:rsidR="00F138FF">
          <w:rPr>
            <w:lang w:val="en-US" w:eastAsia="ja-JP"/>
          </w:rPr>
          <w:t>ing</w:t>
        </w:r>
      </w:ins>
      <w:r w:rsidR="00756A77">
        <w:rPr>
          <w:lang w:val="en-US" w:eastAsia="ja-JP"/>
        </w:rPr>
        <w:t xml:space="preserve"> strategic points for the project</w:t>
      </w:r>
      <w:r>
        <w:rPr>
          <w:lang w:val="en-US" w:eastAsia="ja-JP"/>
        </w:rPr>
        <w:t xml:space="preserve"> and also include the </w:t>
      </w:r>
      <w:r w:rsidR="0052133F">
        <w:rPr>
          <w:lang w:val="en-US" w:eastAsia="ja-JP"/>
        </w:rPr>
        <w:t>structure of the Steering Committee, the options of the EC role and the next steps.</w:t>
      </w:r>
    </w:p>
    <w:p w:rsidR="00722662" w:rsidRDefault="00722662" w:rsidP="00073945">
      <w:pPr>
        <w:rPr>
          <w:b/>
          <w:u w:val="single"/>
          <w:lang w:val="en-US" w:eastAsia="ja-JP"/>
        </w:rPr>
      </w:pPr>
    </w:p>
    <w:p w:rsidR="00073945" w:rsidRPr="00AD602B" w:rsidRDefault="00AD602B" w:rsidP="00073945">
      <w:pPr>
        <w:rPr>
          <w:b/>
          <w:u w:val="single"/>
          <w:lang w:val="en-US" w:eastAsia="ja-JP"/>
        </w:rPr>
      </w:pPr>
      <w:r w:rsidRPr="00AD602B">
        <w:rPr>
          <w:b/>
          <w:u w:val="single"/>
          <w:lang w:val="en-US" w:eastAsia="ja-JP"/>
        </w:rPr>
        <w:t>Other points</w:t>
      </w:r>
    </w:p>
    <w:p w:rsidR="00756A77" w:rsidRDefault="00AD602B" w:rsidP="00F27071">
      <w:pPr>
        <w:rPr>
          <w:lang w:val="en-US" w:eastAsia="ja-JP"/>
        </w:rPr>
      </w:pPr>
      <w:r>
        <w:rPr>
          <w:lang w:val="en-US" w:eastAsia="ja-JP"/>
        </w:rPr>
        <w:t xml:space="preserve">The resources </w:t>
      </w:r>
      <w:r w:rsidR="00722662">
        <w:rPr>
          <w:lang w:val="en-US" w:eastAsia="ja-JP"/>
        </w:rPr>
        <w:t xml:space="preserve">and </w:t>
      </w:r>
      <w:r>
        <w:rPr>
          <w:lang w:val="en-US" w:eastAsia="ja-JP"/>
        </w:rPr>
        <w:t>p</w:t>
      </w:r>
      <w:r w:rsidR="00722662">
        <w:rPr>
          <w:lang w:val="en-US" w:eastAsia="ja-JP"/>
        </w:rPr>
        <w:t>riorities have to be determined</w:t>
      </w:r>
      <w:del w:id="144" w:author="DUDAS Elod" w:date="2016-10-19T17:51:00Z">
        <w:r w:rsidR="00722662" w:rsidDel="00F27071">
          <w:rPr>
            <w:lang w:val="en-US" w:eastAsia="ja-JP"/>
          </w:rPr>
          <w:delText>,</w:delText>
        </w:r>
      </w:del>
      <w:ins w:id="145" w:author="DUDAS Elod" w:date="2016-10-19T17:51:00Z">
        <w:r w:rsidR="00F27071">
          <w:rPr>
            <w:lang w:val="en-US" w:eastAsia="ja-JP"/>
          </w:rPr>
          <w:t>.</w:t>
        </w:r>
      </w:ins>
      <w:r w:rsidR="00722662">
        <w:rPr>
          <w:lang w:val="en-US" w:eastAsia="ja-JP"/>
        </w:rPr>
        <w:t xml:space="preserve"> </w:t>
      </w:r>
      <w:del w:id="146" w:author="DUDAS Elod" w:date="2016-10-19T17:51:00Z">
        <w:r w:rsidR="00722662" w:rsidDel="00F27071">
          <w:rPr>
            <w:lang w:val="en-US" w:eastAsia="ja-JP"/>
          </w:rPr>
          <w:delText>t</w:delText>
        </w:r>
      </w:del>
      <w:ins w:id="147" w:author="DUDAS Elod" w:date="2016-10-19T17:51:00Z">
        <w:r w:rsidR="00F27071">
          <w:rPr>
            <w:lang w:val="en-US" w:eastAsia="ja-JP"/>
          </w:rPr>
          <w:t>T</w:t>
        </w:r>
      </w:ins>
      <w:r w:rsidR="00722662">
        <w:rPr>
          <w:lang w:val="en-US" w:eastAsia="ja-JP"/>
        </w:rPr>
        <w:t>o go forward</w:t>
      </w:r>
      <w:ins w:id="148" w:author="DUDAS Elod" w:date="2016-10-19T17:40:00Z">
        <w:r w:rsidR="00F138FF">
          <w:rPr>
            <w:lang w:val="en-US" w:eastAsia="ja-JP"/>
          </w:rPr>
          <w:t>,</w:t>
        </w:r>
      </w:ins>
      <w:r w:rsidR="00722662">
        <w:rPr>
          <w:lang w:val="en-US" w:eastAsia="ja-JP"/>
        </w:rPr>
        <w:t xml:space="preserve"> we</w:t>
      </w:r>
      <w:r>
        <w:rPr>
          <w:lang w:val="en-US" w:eastAsia="ja-JP"/>
        </w:rPr>
        <w:t xml:space="preserve"> </w:t>
      </w:r>
      <w:r w:rsidR="00722662">
        <w:rPr>
          <w:lang w:val="en-US" w:eastAsia="ja-JP"/>
        </w:rPr>
        <w:t>n</w:t>
      </w:r>
      <w:r>
        <w:rPr>
          <w:lang w:val="en-US" w:eastAsia="ja-JP"/>
        </w:rPr>
        <w:t>eed a commitment from both EP and the Council.</w:t>
      </w:r>
      <w:r w:rsidR="00722662">
        <w:rPr>
          <w:lang w:val="en-US" w:eastAsia="ja-JP"/>
        </w:rPr>
        <w:t xml:space="preserve"> Given that the Trilogue Table Editor success is highly dependent on the readiness of EP and Council to both exchange and manage the content for the negotiations, the project timeline must be synchronized between both institutions.</w:t>
      </w:r>
    </w:p>
    <w:p w:rsidR="004770EB" w:rsidRDefault="004770EB" w:rsidP="00F27071">
      <w:pPr>
        <w:rPr>
          <w:ins w:id="149" w:author="DUDAS Elod" w:date="2016-10-19T18:10:00Z"/>
          <w:lang w:val="en-US" w:eastAsia="ja-JP"/>
        </w:rPr>
      </w:pPr>
    </w:p>
    <w:p w:rsidR="004770EB" w:rsidRDefault="004770EB" w:rsidP="00F27071">
      <w:pPr>
        <w:rPr>
          <w:ins w:id="150" w:author="DUDAS Elod" w:date="2016-10-19T18:10:00Z"/>
          <w:lang w:val="en-US" w:eastAsia="ja-JP"/>
        </w:rPr>
      </w:pPr>
      <w:ins w:id="151" w:author="DUDAS Elod" w:date="2016-10-19T18:10:00Z">
        <w:r>
          <w:rPr>
            <w:lang w:val="en-US" w:eastAsia="ja-JP"/>
          </w:rPr>
          <w:t>Coordination between projects:</w:t>
        </w:r>
      </w:ins>
    </w:p>
    <w:p w:rsidR="004770EB" w:rsidRDefault="004770EB" w:rsidP="00F27071">
      <w:pPr>
        <w:rPr>
          <w:ins w:id="152" w:author="DUDAS Elod" w:date="2016-10-19T18:10:00Z"/>
          <w:lang w:val="en-US" w:eastAsia="ja-JP"/>
        </w:rPr>
      </w:pPr>
    </w:p>
    <w:p w:rsidR="00C243FF" w:rsidRDefault="00722662" w:rsidP="00F6058C">
      <w:pPr>
        <w:rPr>
          <w:ins w:id="153" w:author="DUDAS Elod" w:date="2016-10-19T17:44:00Z"/>
          <w:lang w:val="en-US" w:eastAsia="ja-JP"/>
        </w:rPr>
      </w:pPr>
      <w:del w:id="154" w:author="DUDAS Elod" w:date="2016-10-19T18:24:00Z">
        <w:r w:rsidDel="00F6058C">
          <w:rPr>
            <w:lang w:val="en-US" w:eastAsia="ja-JP"/>
          </w:rPr>
          <w:delText xml:space="preserve">Furthermore, </w:delText>
        </w:r>
      </w:del>
      <w:ins w:id="155" w:author="DUDAS Elod" w:date="2016-10-19T18:24:00Z">
        <w:r w:rsidR="00F6058C">
          <w:rPr>
            <w:lang w:val="en-US" w:eastAsia="ja-JP"/>
          </w:rPr>
          <w:t xml:space="preserve">The </w:t>
        </w:r>
      </w:ins>
      <w:r>
        <w:rPr>
          <w:lang w:val="en-US" w:eastAsia="ja-JP"/>
        </w:rPr>
        <w:t>EC has announced</w:t>
      </w:r>
      <w:r w:rsidR="00422EC5">
        <w:rPr>
          <w:lang w:val="en-US" w:eastAsia="ja-JP"/>
        </w:rPr>
        <w:t xml:space="preserve"> in its </w:t>
      </w:r>
      <w:del w:id="156" w:author="DUDAS Elod" w:date="2016-10-19T17:49:00Z">
        <w:r w:rsidR="00422EC5" w:rsidDel="00883846">
          <w:rPr>
            <w:lang w:val="en-US" w:eastAsia="ja-JP"/>
          </w:rPr>
          <w:delText>note</w:delText>
        </w:r>
        <w:r w:rsidDel="00883846">
          <w:rPr>
            <w:lang w:val="en-US" w:eastAsia="ja-JP"/>
          </w:rPr>
          <w:delText xml:space="preserve"> </w:delText>
        </w:r>
      </w:del>
      <w:ins w:id="157" w:author="DUDAS Elod" w:date="2016-10-19T17:49:00Z">
        <w:r w:rsidR="00883846">
          <w:rPr>
            <w:lang w:val="en-US" w:eastAsia="ja-JP"/>
          </w:rPr>
          <w:t>letter</w:t>
        </w:r>
      </w:ins>
      <w:ins w:id="158" w:author="DUDAS Elod" w:date="2016-10-19T17:50:00Z">
        <w:r w:rsidR="00883846">
          <w:rPr>
            <w:rStyle w:val="FootnoteReference"/>
            <w:lang w:val="en-US" w:eastAsia="ja-JP"/>
          </w:rPr>
          <w:footnoteReference w:id="3"/>
        </w:r>
      </w:ins>
      <w:ins w:id="167" w:author="DUDAS Elod" w:date="2016-10-19T17:49:00Z">
        <w:r w:rsidR="00883846">
          <w:rPr>
            <w:lang w:val="en-US" w:eastAsia="ja-JP"/>
          </w:rPr>
          <w:t xml:space="preserve"> </w:t>
        </w:r>
      </w:ins>
      <w:r>
        <w:rPr>
          <w:lang w:val="en-US" w:eastAsia="ja-JP"/>
        </w:rPr>
        <w:t xml:space="preserve">a roadmap for </w:t>
      </w:r>
      <w:del w:id="168" w:author="DUDAS Elod" w:date="2016-10-19T17:40:00Z">
        <w:r w:rsidDel="00F138FF">
          <w:rPr>
            <w:lang w:val="en-US" w:eastAsia="ja-JP"/>
          </w:rPr>
          <w:delText>the</w:delText>
        </w:r>
      </w:del>
      <w:ins w:id="169" w:author="DUDAS Elod" w:date="2016-10-19T17:40:00Z">
        <w:r w:rsidR="00F138FF">
          <w:rPr>
            <w:lang w:val="en-US" w:eastAsia="ja-JP"/>
          </w:rPr>
          <w:t xml:space="preserve">its </w:t>
        </w:r>
      </w:ins>
      <w:ins w:id="170" w:author="DUDAS Elod" w:date="2016-10-19T17:41:00Z">
        <w:r w:rsidR="00F138FF">
          <w:rPr>
            <w:lang w:val="en-US" w:eastAsia="ja-JP"/>
          </w:rPr>
          <w:t>legislative</w:t>
        </w:r>
      </w:ins>
      <w:ins w:id="171" w:author="DUDAS Elod" w:date="2016-10-19T17:40:00Z">
        <w:r w:rsidR="00F138FF">
          <w:rPr>
            <w:lang w:val="en-US" w:eastAsia="ja-JP"/>
          </w:rPr>
          <w:t xml:space="preserve"> </w:t>
        </w:r>
      </w:ins>
      <w:ins w:id="172" w:author="DUDAS Elod" w:date="2016-10-19T17:41:00Z">
        <w:r w:rsidR="00F138FF">
          <w:rPr>
            <w:lang w:val="en-US" w:eastAsia="ja-JP"/>
          </w:rPr>
          <w:t>text</w:t>
        </w:r>
      </w:ins>
      <w:ins w:id="173" w:author="DUDAS Elod" w:date="2016-10-19T17:40:00Z">
        <w:r w:rsidR="00F138FF">
          <w:rPr>
            <w:lang w:val="en-US" w:eastAsia="ja-JP"/>
          </w:rPr>
          <w:t xml:space="preserve"> editor</w:t>
        </w:r>
      </w:ins>
      <w:ins w:id="174" w:author="DUDAS Elod" w:date="2016-10-19T17:41:00Z">
        <w:r w:rsidR="00F138FF">
          <w:rPr>
            <w:lang w:val="en-US" w:eastAsia="ja-JP"/>
          </w:rPr>
          <w:t xml:space="preserve"> (LEOS)</w:t>
        </w:r>
      </w:ins>
      <w:r>
        <w:rPr>
          <w:lang w:val="en-US" w:eastAsia="ja-JP"/>
        </w:rPr>
        <w:t xml:space="preserve"> </w:t>
      </w:r>
      <w:del w:id="175" w:author="DUDAS Elod" w:date="2016-10-19T17:41:00Z">
        <w:r w:rsidDel="00F138FF">
          <w:rPr>
            <w:lang w:val="en-US" w:eastAsia="ja-JP"/>
          </w:rPr>
          <w:delText xml:space="preserve">Common Drafting Platform </w:delText>
        </w:r>
      </w:del>
      <w:r>
        <w:rPr>
          <w:lang w:val="en-US" w:eastAsia="ja-JP"/>
        </w:rPr>
        <w:t>(June 2017 pilot, June 2018 first legislative proposals</w:t>
      </w:r>
      <w:r w:rsidR="00756A77">
        <w:rPr>
          <w:lang w:val="en-US" w:eastAsia="ja-JP"/>
        </w:rPr>
        <w:t>)</w:t>
      </w:r>
      <w:del w:id="176" w:author="DUDAS Elod" w:date="2016-10-19T17:46:00Z">
        <w:r w:rsidR="00422EC5" w:rsidDel="001E6660">
          <w:rPr>
            <w:lang w:val="en-US" w:eastAsia="ja-JP"/>
          </w:rPr>
          <w:delText>,</w:delText>
        </w:r>
      </w:del>
      <w:ins w:id="177" w:author="DUDAS Elod" w:date="2016-10-19T17:46:00Z">
        <w:r w:rsidR="001E6660">
          <w:rPr>
            <w:lang w:val="en-US" w:eastAsia="ja-JP"/>
          </w:rPr>
          <w:t>.</w:t>
        </w:r>
      </w:ins>
      <w:r w:rsidR="00422EC5">
        <w:rPr>
          <w:lang w:val="en-US" w:eastAsia="ja-JP"/>
        </w:rPr>
        <w:t xml:space="preserve"> Council agreed to use this drafting tool,</w:t>
      </w:r>
      <w:r w:rsidR="00756A77">
        <w:rPr>
          <w:lang w:val="en-US" w:eastAsia="ja-JP"/>
        </w:rPr>
        <w:t xml:space="preserve"> and </w:t>
      </w:r>
      <w:r>
        <w:rPr>
          <w:lang w:val="en-US" w:eastAsia="ja-JP"/>
        </w:rPr>
        <w:t xml:space="preserve">the Trilogue Table Editor project must take </w:t>
      </w:r>
      <w:r w:rsidR="00422EC5">
        <w:rPr>
          <w:lang w:val="en-US" w:eastAsia="ja-JP"/>
        </w:rPr>
        <w:t xml:space="preserve">this schedule </w:t>
      </w:r>
      <w:r>
        <w:rPr>
          <w:lang w:val="en-US" w:eastAsia="ja-JP"/>
        </w:rPr>
        <w:t>into account.</w:t>
      </w:r>
      <w:ins w:id="178" w:author="DUDAS Elod" w:date="2016-10-19T17:41:00Z">
        <w:r w:rsidR="00C243FF">
          <w:rPr>
            <w:lang w:val="en-US" w:eastAsia="ja-JP"/>
          </w:rPr>
          <w:t xml:space="preserve"> Further</w:t>
        </w:r>
      </w:ins>
      <w:ins w:id="179" w:author="DUDAS Elod" w:date="2016-10-19T17:47:00Z">
        <w:r w:rsidR="000C1872">
          <w:rPr>
            <w:lang w:val="en-US" w:eastAsia="ja-JP"/>
          </w:rPr>
          <w:t>,</w:t>
        </w:r>
      </w:ins>
      <w:ins w:id="180" w:author="DUDAS Elod" w:date="2016-10-19T17:41:00Z">
        <w:r w:rsidR="00C243FF">
          <w:rPr>
            <w:lang w:val="en-US" w:eastAsia="ja-JP"/>
          </w:rPr>
          <w:t xml:space="preserve"> </w:t>
        </w:r>
      </w:ins>
      <w:ins w:id="181" w:author="DUDAS Elod" w:date="2016-10-19T18:24:00Z">
        <w:r w:rsidR="00F6058C">
          <w:rPr>
            <w:lang w:val="en-US" w:eastAsia="ja-JP"/>
          </w:rPr>
          <w:t xml:space="preserve">the </w:t>
        </w:r>
      </w:ins>
      <w:ins w:id="182" w:author="DUDAS Elod" w:date="2016-10-19T17:41:00Z">
        <w:r w:rsidR="00C243FF">
          <w:rPr>
            <w:lang w:val="en-US" w:eastAsia="ja-JP"/>
          </w:rPr>
          <w:t xml:space="preserve">Council </w:t>
        </w:r>
      </w:ins>
      <w:ins w:id="183" w:author="DUDAS Elod" w:date="2016-10-19T17:43:00Z">
        <w:r w:rsidR="00C243FF">
          <w:rPr>
            <w:lang w:val="en-US" w:eastAsia="ja-JP"/>
          </w:rPr>
          <w:t>emphasized</w:t>
        </w:r>
      </w:ins>
      <w:ins w:id="184" w:author="DUDAS Elod" w:date="2016-10-19T17:41:00Z">
        <w:r w:rsidR="00C243FF">
          <w:rPr>
            <w:lang w:val="en-US" w:eastAsia="ja-JP"/>
          </w:rPr>
          <w:t xml:space="preserve"> the need </w:t>
        </w:r>
      </w:ins>
      <w:ins w:id="185" w:author="DUDAS Elod" w:date="2016-10-19T17:43:00Z">
        <w:r w:rsidR="00C243FF">
          <w:rPr>
            <w:lang w:val="en-US" w:eastAsia="ja-JP"/>
          </w:rPr>
          <w:t xml:space="preserve">to make sure that the </w:t>
        </w:r>
      </w:ins>
      <w:ins w:id="186" w:author="DUDAS Elod" w:date="2016-10-19T17:48:00Z">
        <w:r w:rsidR="000C1872">
          <w:rPr>
            <w:lang w:val="en-US" w:eastAsia="ja-JP"/>
          </w:rPr>
          <w:t>'</w:t>
        </w:r>
      </w:ins>
      <w:ins w:id="187" w:author="DUDAS Elod" w:date="2016-10-19T17:43:00Z">
        <w:r w:rsidR="00C243FF">
          <w:rPr>
            <w:lang w:val="en-US" w:eastAsia="ja-JP"/>
          </w:rPr>
          <w:t xml:space="preserve">Common </w:t>
        </w:r>
      </w:ins>
      <w:ins w:id="188" w:author="DUDAS Elod" w:date="2016-10-19T17:48:00Z">
        <w:r w:rsidR="000C1872">
          <w:rPr>
            <w:lang w:val="en-US" w:eastAsia="ja-JP"/>
          </w:rPr>
          <w:t>D</w:t>
        </w:r>
      </w:ins>
      <w:ins w:id="189" w:author="DUDAS Elod" w:date="2016-10-19T17:43:00Z">
        <w:r w:rsidR="00C243FF">
          <w:rPr>
            <w:lang w:val="en-US" w:eastAsia="ja-JP"/>
          </w:rPr>
          <w:t xml:space="preserve">rafting </w:t>
        </w:r>
      </w:ins>
      <w:ins w:id="190" w:author="DUDAS Elod" w:date="2016-10-19T17:48:00Z">
        <w:r w:rsidR="000C1872">
          <w:rPr>
            <w:lang w:val="en-US" w:eastAsia="ja-JP"/>
          </w:rPr>
          <w:t>P</w:t>
        </w:r>
      </w:ins>
      <w:ins w:id="191" w:author="DUDAS Elod" w:date="2016-10-19T17:43:00Z">
        <w:r w:rsidR="00C243FF">
          <w:rPr>
            <w:lang w:val="en-US" w:eastAsia="ja-JP"/>
          </w:rPr>
          <w:t>latform</w:t>
        </w:r>
      </w:ins>
      <w:ins w:id="192" w:author="DUDAS Elod" w:date="2016-10-19T17:48:00Z">
        <w:r w:rsidR="000C1872">
          <w:rPr>
            <w:lang w:val="en-US" w:eastAsia="ja-JP"/>
          </w:rPr>
          <w:t>'</w:t>
        </w:r>
      </w:ins>
      <w:ins w:id="193" w:author="DUDAS Elod" w:date="2016-10-19T17:43:00Z">
        <w:r w:rsidR="00C243FF">
          <w:rPr>
            <w:lang w:val="en-US" w:eastAsia="ja-JP"/>
          </w:rPr>
          <w:t xml:space="preserve"> and the </w:t>
        </w:r>
      </w:ins>
      <w:ins w:id="194" w:author="DUDAS Elod" w:date="2016-10-19T17:48:00Z">
        <w:r w:rsidR="000C1872">
          <w:rPr>
            <w:lang w:val="en-US" w:eastAsia="ja-JP"/>
          </w:rPr>
          <w:t>'</w:t>
        </w:r>
      </w:ins>
      <w:ins w:id="195" w:author="DUDAS Elod" w:date="2016-10-19T17:43:00Z">
        <w:r w:rsidR="00C243FF">
          <w:rPr>
            <w:lang w:val="en-US" w:eastAsia="ja-JP"/>
          </w:rPr>
          <w:t xml:space="preserve">4 </w:t>
        </w:r>
      </w:ins>
      <w:ins w:id="196" w:author="DUDAS Elod" w:date="2016-10-19T17:48:00Z">
        <w:r w:rsidR="000C1872">
          <w:rPr>
            <w:lang w:val="en-US" w:eastAsia="ja-JP"/>
          </w:rPr>
          <w:t>c</w:t>
        </w:r>
      </w:ins>
      <w:ins w:id="197" w:author="DUDAS Elod" w:date="2016-10-19T17:45:00Z">
        <w:r w:rsidR="00C243FF">
          <w:rPr>
            <w:lang w:val="en-US" w:eastAsia="ja-JP"/>
          </w:rPr>
          <w:t>olumn</w:t>
        </w:r>
      </w:ins>
      <w:ins w:id="198" w:author="DUDAS Elod" w:date="2016-10-19T17:43:00Z">
        <w:r w:rsidR="00C243FF">
          <w:rPr>
            <w:lang w:val="en-US" w:eastAsia="ja-JP"/>
          </w:rPr>
          <w:t xml:space="preserve"> </w:t>
        </w:r>
      </w:ins>
      <w:ins w:id="199" w:author="DUDAS Elod" w:date="2016-10-19T17:48:00Z">
        <w:r w:rsidR="000C1872">
          <w:rPr>
            <w:lang w:val="en-US" w:eastAsia="ja-JP"/>
          </w:rPr>
          <w:t>t</w:t>
        </w:r>
      </w:ins>
      <w:ins w:id="200" w:author="DUDAS Elod" w:date="2016-10-19T17:43:00Z">
        <w:r w:rsidR="00C243FF">
          <w:rPr>
            <w:lang w:val="en-US" w:eastAsia="ja-JP"/>
          </w:rPr>
          <w:t>able editor</w:t>
        </w:r>
      </w:ins>
      <w:ins w:id="201" w:author="DUDAS Elod" w:date="2016-10-19T17:48:00Z">
        <w:r w:rsidR="000C1872">
          <w:rPr>
            <w:lang w:val="en-US" w:eastAsia="ja-JP"/>
          </w:rPr>
          <w:t>'</w:t>
        </w:r>
      </w:ins>
      <w:ins w:id="202" w:author="DUDAS Elod" w:date="2016-10-19T17:43:00Z">
        <w:r w:rsidR="00C243FF">
          <w:rPr>
            <w:lang w:val="en-US" w:eastAsia="ja-JP"/>
          </w:rPr>
          <w:t xml:space="preserve"> projects were not in competition and that</w:t>
        </w:r>
      </w:ins>
      <w:ins w:id="203" w:author="DUDAS Elod" w:date="2016-10-19T17:46:00Z">
        <w:r w:rsidR="001E6660">
          <w:rPr>
            <w:lang w:val="en-US" w:eastAsia="ja-JP"/>
          </w:rPr>
          <w:t xml:space="preserve"> those should not block </w:t>
        </w:r>
      </w:ins>
      <w:ins w:id="204" w:author="DUDAS Elod" w:date="2016-10-19T17:48:00Z">
        <w:r w:rsidR="000C1872">
          <w:rPr>
            <w:lang w:val="en-US" w:eastAsia="ja-JP"/>
          </w:rPr>
          <w:t>each other</w:t>
        </w:r>
      </w:ins>
      <w:ins w:id="205" w:author="DUDAS Elod" w:date="2016-10-19T17:46:00Z">
        <w:r w:rsidR="001E6660">
          <w:rPr>
            <w:lang w:val="en-US" w:eastAsia="ja-JP"/>
          </w:rPr>
          <w:t>.</w:t>
        </w:r>
      </w:ins>
      <w:ins w:id="206" w:author="DUDAS Elod" w:date="2016-10-19T17:47:00Z">
        <w:r w:rsidR="001E6660">
          <w:rPr>
            <w:lang w:val="en-US" w:eastAsia="ja-JP"/>
          </w:rPr>
          <w:t xml:space="preserve"> It was </w:t>
        </w:r>
      </w:ins>
      <w:ins w:id="207" w:author="DUDAS Elod" w:date="2016-10-19T18:03:00Z">
        <w:r w:rsidR="00CC6DB0">
          <w:rPr>
            <w:lang w:val="en-US" w:eastAsia="ja-JP"/>
          </w:rPr>
          <w:t xml:space="preserve">also </w:t>
        </w:r>
      </w:ins>
      <w:ins w:id="208" w:author="DUDAS Elod" w:date="2016-10-19T17:47:00Z">
        <w:r w:rsidR="001E6660">
          <w:rPr>
            <w:lang w:val="en-US" w:eastAsia="ja-JP"/>
          </w:rPr>
          <w:t xml:space="preserve">important that enough resources were attributed </w:t>
        </w:r>
      </w:ins>
      <w:ins w:id="209" w:author="DUDAS Elod" w:date="2016-10-19T17:49:00Z">
        <w:r w:rsidR="00883846">
          <w:rPr>
            <w:lang w:val="en-US" w:eastAsia="ja-JP"/>
          </w:rPr>
          <w:t>t</w:t>
        </w:r>
      </w:ins>
      <w:ins w:id="210" w:author="DUDAS Elod" w:date="2016-10-19T17:47:00Z">
        <w:r w:rsidR="001E6660">
          <w:rPr>
            <w:lang w:val="en-US" w:eastAsia="ja-JP"/>
          </w:rPr>
          <w:t>o both projects and t</w:t>
        </w:r>
      </w:ins>
      <w:ins w:id="211" w:author="DUDAS Elod" w:date="2016-10-19T17:53:00Z">
        <w:r w:rsidR="00F27071">
          <w:rPr>
            <w:lang w:val="en-US" w:eastAsia="ja-JP"/>
          </w:rPr>
          <w:t>o draw from</w:t>
        </w:r>
      </w:ins>
      <w:ins w:id="212" w:author="DUDAS Elod" w:date="2016-10-19T17:47:00Z">
        <w:r w:rsidR="001E6660">
          <w:rPr>
            <w:lang w:val="en-US" w:eastAsia="ja-JP"/>
          </w:rPr>
          <w:t xml:space="preserve"> </w:t>
        </w:r>
      </w:ins>
      <w:ins w:id="213" w:author="DUDAS Elod" w:date="2016-10-19T17:49:00Z">
        <w:r w:rsidR="00883846">
          <w:rPr>
            <w:lang w:val="en-US" w:eastAsia="ja-JP"/>
          </w:rPr>
          <w:t xml:space="preserve">the </w:t>
        </w:r>
      </w:ins>
      <w:ins w:id="214" w:author="DUDAS Elod" w:date="2016-10-19T17:44:00Z">
        <w:r w:rsidR="00C243FF">
          <w:rPr>
            <w:lang w:val="en-US" w:eastAsia="ja-JP"/>
          </w:rPr>
          <w:t xml:space="preserve">lessens learnt </w:t>
        </w:r>
      </w:ins>
      <w:ins w:id="215" w:author="DUDAS Elod" w:date="2016-10-19T17:53:00Z">
        <w:r w:rsidR="00F27071">
          <w:rPr>
            <w:lang w:val="en-US" w:eastAsia="ja-JP"/>
          </w:rPr>
          <w:t xml:space="preserve">of </w:t>
        </w:r>
      </w:ins>
      <w:ins w:id="216" w:author="DUDAS Elod" w:date="2016-10-19T17:44:00Z">
        <w:r w:rsidR="00C243FF">
          <w:rPr>
            <w:lang w:val="en-US" w:eastAsia="ja-JP"/>
          </w:rPr>
          <w:t>these projects</w:t>
        </w:r>
      </w:ins>
      <w:ins w:id="217" w:author="DUDAS Elod" w:date="2016-10-19T17:49:00Z">
        <w:r w:rsidR="00883846">
          <w:rPr>
            <w:lang w:val="en-US" w:eastAsia="ja-JP"/>
          </w:rPr>
          <w:t>.</w:t>
        </w:r>
      </w:ins>
    </w:p>
    <w:p w:rsidR="00C243FF" w:rsidDel="004770EB" w:rsidRDefault="00C243FF" w:rsidP="00C243FF">
      <w:pPr>
        <w:rPr>
          <w:del w:id="218" w:author="DUDAS Elod" w:date="2016-10-19T18:10:00Z"/>
          <w:lang w:val="en-US" w:eastAsia="ja-JP"/>
        </w:rPr>
      </w:pPr>
    </w:p>
    <w:p w:rsidR="004770EB" w:rsidRDefault="00F6058C" w:rsidP="008B0640">
      <w:pPr>
        <w:rPr>
          <w:ins w:id="219" w:author="DUDAS Elod" w:date="2016-10-19T18:10:00Z"/>
          <w:lang w:val="en-US" w:eastAsia="ja-JP"/>
        </w:rPr>
      </w:pPr>
      <w:ins w:id="220" w:author="DUDAS Elod" w:date="2016-10-19T18:25:00Z">
        <w:r>
          <w:rPr>
            <w:lang w:val="en-US" w:eastAsia="ja-JP"/>
          </w:rPr>
          <w:t>In addition</w:t>
        </w:r>
      </w:ins>
      <w:ins w:id="221" w:author="DUDAS Elod" w:date="2016-10-19T18:10:00Z">
        <w:r w:rsidR="004770EB">
          <w:rPr>
            <w:lang w:val="en-US" w:eastAsia="ja-JP"/>
          </w:rPr>
          <w:t>,</w:t>
        </w:r>
      </w:ins>
      <w:ins w:id="222" w:author="DUDAS Elod" w:date="2016-10-19T18:25:00Z">
        <w:r>
          <w:rPr>
            <w:lang w:val="en-US" w:eastAsia="ja-JP"/>
          </w:rPr>
          <w:t xml:space="preserve"> </w:t>
        </w:r>
      </w:ins>
      <w:ins w:id="223" w:author="DUDAS Elod" w:date="2016-10-19T18:10:00Z">
        <w:r w:rsidR="004770EB">
          <w:rPr>
            <w:lang w:val="en-US" w:eastAsia="ja-JP"/>
          </w:rPr>
          <w:t xml:space="preserve">there are a number of interinstitutional projects running </w:t>
        </w:r>
      </w:ins>
      <w:ins w:id="224" w:author="DUDAS Elod" w:date="2016-10-19T18:27:00Z">
        <w:r w:rsidR="00E479E2">
          <w:rPr>
            <w:lang w:val="en-US" w:eastAsia="ja-JP"/>
          </w:rPr>
          <w:t xml:space="preserve">in </w:t>
        </w:r>
      </w:ins>
      <w:ins w:id="225" w:author="DUDAS Elod" w:date="2016-10-19T18:10:00Z">
        <w:r w:rsidR="004770EB">
          <w:rPr>
            <w:lang w:val="en-US" w:eastAsia="ja-JP"/>
          </w:rPr>
          <w:t>parallel (Common Drafting Platform (LEOS/</w:t>
        </w:r>
        <w:proofErr w:type="spellStart"/>
        <w:r w:rsidR="004770EB">
          <w:rPr>
            <w:lang w:val="en-US" w:eastAsia="ja-JP"/>
          </w:rPr>
          <w:t>LegisWeb</w:t>
        </w:r>
        <w:proofErr w:type="spellEnd"/>
        <w:r w:rsidR="004770EB">
          <w:rPr>
            <w:lang w:val="en-US" w:eastAsia="ja-JP"/>
          </w:rPr>
          <w:t xml:space="preserve">), </w:t>
        </w:r>
        <w:proofErr w:type="spellStart"/>
        <w:r w:rsidR="004770EB">
          <w:rPr>
            <w:lang w:val="en-US" w:eastAsia="ja-JP"/>
          </w:rPr>
          <w:t>Trilogue</w:t>
        </w:r>
        <w:proofErr w:type="spellEnd"/>
        <w:r w:rsidR="004770EB">
          <w:rPr>
            <w:lang w:val="en-US" w:eastAsia="ja-JP"/>
          </w:rPr>
          <w:t xml:space="preserve"> Table Editor, IFC, IMMC) and it seems necessary that coordination is provided between these projects </w:t>
        </w:r>
      </w:ins>
      <w:ins w:id="226" w:author="DUDAS Elod" w:date="2016-10-19T18:28:00Z">
        <w:r w:rsidR="00E479E2">
          <w:rPr>
            <w:lang w:val="en-US" w:eastAsia="ja-JP"/>
          </w:rPr>
          <w:t xml:space="preserve">with </w:t>
        </w:r>
      </w:ins>
      <w:ins w:id="227" w:author="DUDAS Elod" w:date="2016-10-19T18:10:00Z">
        <w:r w:rsidR="004770EB">
          <w:rPr>
            <w:lang w:val="en-US" w:eastAsia="ja-JP"/>
          </w:rPr>
          <w:t xml:space="preserve">particular attention to be paid for implementation. </w:t>
        </w:r>
      </w:ins>
    </w:p>
    <w:p w:rsidR="004770EB" w:rsidRDefault="004770EB" w:rsidP="00073945">
      <w:pPr>
        <w:rPr>
          <w:lang w:val="en-US" w:eastAsia="ja-JP"/>
        </w:rPr>
      </w:pPr>
    </w:p>
    <w:p w:rsidR="00073945" w:rsidRDefault="00073945" w:rsidP="00073945">
      <w:pPr>
        <w:pStyle w:val="Heading2"/>
        <w:numPr>
          <w:ilvl w:val="1"/>
          <w:numId w:val="6"/>
        </w:numPr>
        <w:tabs>
          <w:tab w:val="num" w:pos="1985"/>
        </w:tabs>
        <w:ind w:left="1985" w:hanging="1134"/>
      </w:pPr>
      <w:bookmarkStart w:id="228" w:name="_Toc463518067"/>
      <w:r>
        <w:t>Next steps</w:t>
      </w:r>
      <w:bookmarkEnd w:id="228"/>
    </w:p>
    <w:p w:rsidR="00073945" w:rsidRDefault="00073945" w:rsidP="00073945">
      <w:pPr>
        <w:rPr>
          <w:lang w:val="en-US" w:eastAsia="ja-JP"/>
        </w:rPr>
      </w:pPr>
    </w:p>
    <w:p w:rsidR="00073945" w:rsidRDefault="00073945" w:rsidP="00073945">
      <w:pPr>
        <w:rPr>
          <w:lang w:val="en-US" w:eastAsia="ja-JP"/>
        </w:rPr>
      </w:pPr>
      <w:r>
        <w:rPr>
          <w:lang w:val="en-US" w:eastAsia="ja-JP"/>
        </w:rPr>
        <w:object w:dxaOrig="7180" w:dyaOrig="5390" w14:anchorId="683A9076">
          <v:shape id="_x0000_i1029" type="#_x0000_t75" style="width:359.3pt;height:269pt" o:ole="">
            <v:imagedata r:id="rId19" o:title=""/>
          </v:shape>
          <o:OLEObject Type="Embed" ProgID="PowerPoint.Slide.12" ShapeID="_x0000_i1029" DrawAspect="Content" ObjectID="_1539071309" r:id="rId20"/>
        </w:object>
      </w:r>
    </w:p>
    <w:p w:rsidR="00073945" w:rsidRDefault="00073945" w:rsidP="00073945">
      <w:pPr>
        <w:rPr>
          <w:lang w:val="en-US" w:eastAsia="ja-JP"/>
        </w:rPr>
      </w:pPr>
    </w:p>
    <w:p w:rsidR="00073945" w:rsidRDefault="00756A77" w:rsidP="00073945">
      <w:pPr>
        <w:rPr>
          <w:lang w:val="en-US" w:eastAsia="ja-JP"/>
        </w:rPr>
      </w:pPr>
      <w:r>
        <w:rPr>
          <w:lang w:val="en-US" w:eastAsia="ja-JP"/>
        </w:rPr>
        <w:t>The three last points of the “Next Steps” slide were not presented.</w:t>
      </w:r>
    </w:p>
    <w:p w:rsidR="00073945" w:rsidRPr="00073945" w:rsidRDefault="00073945" w:rsidP="00073945">
      <w:pPr>
        <w:rPr>
          <w:lang w:val="en-US" w:eastAsia="ja-JP"/>
        </w:rPr>
      </w:pPr>
    </w:p>
    <w:p w:rsidR="00073945" w:rsidRDefault="00073945" w:rsidP="005D451D">
      <w:pPr>
        <w:rPr>
          <w:lang w:val="en-US" w:eastAsia="ja-JP"/>
        </w:rPr>
      </w:pPr>
    </w:p>
    <w:p w:rsidR="00857C34" w:rsidRPr="0049760D" w:rsidRDefault="00857C34" w:rsidP="007B6DDC">
      <w:pPr>
        <w:pStyle w:val="Heading1"/>
      </w:pPr>
      <w:bookmarkStart w:id="229" w:name="_Toc338331222"/>
      <w:bookmarkStart w:id="230" w:name="_Toc463518068"/>
      <w:r w:rsidRPr="0049760D">
        <w:t>Conclusions, Decisions, Actions, Next me</w:t>
      </w:r>
      <w:r>
        <w:t>e</w:t>
      </w:r>
      <w:r w:rsidRPr="0049760D">
        <w:t>ting</w:t>
      </w:r>
      <w:bookmarkEnd w:id="229"/>
      <w:bookmarkEnd w:id="230"/>
    </w:p>
    <w:p w:rsidR="00857C34" w:rsidRPr="004F717E" w:rsidRDefault="00857C34" w:rsidP="007B0271">
      <w:pPr>
        <w:pStyle w:val="Heading2"/>
        <w:numPr>
          <w:ilvl w:val="1"/>
          <w:numId w:val="6"/>
        </w:numPr>
        <w:tabs>
          <w:tab w:val="num" w:pos="1985"/>
        </w:tabs>
        <w:ind w:left="1985" w:hanging="1134"/>
      </w:pPr>
      <w:bookmarkStart w:id="231" w:name="_Toc260994497"/>
      <w:bookmarkStart w:id="232" w:name="_Toc338331223"/>
      <w:bookmarkStart w:id="233" w:name="_Toc463518069"/>
      <w:bookmarkStart w:id="234" w:name="_Toc67199847"/>
      <w:r w:rsidRPr="004F717E">
        <w:t>Conclusions</w:t>
      </w:r>
      <w:bookmarkEnd w:id="231"/>
      <w:bookmarkEnd w:id="232"/>
      <w:bookmarkEnd w:id="23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right w:w="57" w:type="dxa"/>
        </w:tblCellMar>
        <w:tblLook w:val="01E0" w:firstRow="1" w:lastRow="1" w:firstColumn="1" w:lastColumn="1" w:noHBand="0" w:noVBand="0"/>
      </w:tblPr>
      <w:tblGrid>
        <w:gridCol w:w="1475"/>
        <w:gridCol w:w="7812"/>
      </w:tblGrid>
      <w:tr w:rsidR="00857C34" w:rsidRPr="004F717E" w:rsidTr="001C4D84">
        <w:tc>
          <w:tcPr>
            <w:tcW w:w="1475" w:type="dxa"/>
            <w:shd w:val="clear" w:color="auto" w:fill="C0C0C0"/>
            <w:vAlign w:val="center"/>
          </w:tcPr>
          <w:p w:rsidR="00857C34" w:rsidRPr="00B54ABF" w:rsidRDefault="00857C34" w:rsidP="001C4D84">
            <w:pPr>
              <w:spacing w:before="100" w:beforeAutospacing="1" w:after="100" w:afterAutospacing="1"/>
              <w:jc w:val="left"/>
              <w:rPr>
                <w:b/>
              </w:rPr>
            </w:pPr>
            <w:r w:rsidRPr="00B54ABF">
              <w:rPr>
                <w:b/>
              </w:rPr>
              <w:t>Conclusions</w:t>
            </w:r>
          </w:p>
        </w:tc>
        <w:tc>
          <w:tcPr>
            <w:tcW w:w="7812" w:type="dxa"/>
            <w:shd w:val="clear" w:color="auto" w:fill="auto"/>
            <w:vAlign w:val="center"/>
          </w:tcPr>
          <w:p w:rsidR="00857C34" w:rsidRPr="004F717E" w:rsidRDefault="00857C34" w:rsidP="001C4D84">
            <w:pPr>
              <w:spacing w:before="100" w:beforeAutospacing="1" w:after="100" w:afterAutospacing="1"/>
              <w:jc w:val="left"/>
            </w:pPr>
          </w:p>
        </w:tc>
      </w:tr>
      <w:tr w:rsidR="00857C34" w:rsidRPr="004F717E" w:rsidTr="001C4D84">
        <w:tc>
          <w:tcPr>
            <w:tcW w:w="1475" w:type="dxa"/>
            <w:shd w:val="clear" w:color="auto" w:fill="C0C0C0"/>
            <w:vAlign w:val="center"/>
          </w:tcPr>
          <w:p w:rsidR="00857C34" w:rsidRPr="00B54ABF" w:rsidRDefault="00857C34" w:rsidP="001C4D84">
            <w:pPr>
              <w:spacing w:before="100" w:beforeAutospacing="1" w:after="100" w:afterAutospacing="1"/>
              <w:jc w:val="left"/>
              <w:rPr>
                <w:b/>
              </w:rPr>
            </w:pPr>
            <w:r>
              <w:rPr>
                <w:b/>
              </w:rPr>
              <w:t>Document(s) attached</w:t>
            </w:r>
          </w:p>
        </w:tc>
        <w:tc>
          <w:tcPr>
            <w:tcW w:w="7812" w:type="dxa"/>
            <w:shd w:val="clear" w:color="auto" w:fill="auto"/>
            <w:vAlign w:val="center"/>
          </w:tcPr>
          <w:p w:rsidR="00857C34" w:rsidRPr="004F717E" w:rsidRDefault="00857C34" w:rsidP="001C4D84">
            <w:pPr>
              <w:spacing w:before="100" w:beforeAutospacing="1" w:after="100" w:afterAutospacing="1"/>
              <w:jc w:val="left"/>
            </w:pPr>
          </w:p>
        </w:tc>
      </w:tr>
    </w:tbl>
    <w:p w:rsidR="00857C34" w:rsidRPr="004F717E" w:rsidRDefault="00857C34" w:rsidP="007B0271">
      <w:pPr>
        <w:pStyle w:val="Heading2"/>
        <w:numPr>
          <w:ilvl w:val="1"/>
          <w:numId w:val="6"/>
        </w:numPr>
        <w:tabs>
          <w:tab w:val="num" w:pos="1985"/>
        </w:tabs>
        <w:ind w:left="1985" w:hanging="1134"/>
      </w:pPr>
      <w:bookmarkStart w:id="235" w:name="_Toc260994498"/>
      <w:bookmarkStart w:id="236" w:name="_Toc338331224"/>
      <w:bookmarkStart w:id="237" w:name="_Toc463518070"/>
      <w:bookmarkEnd w:id="234"/>
      <w:r w:rsidRPr="004F717E">
        <w:t>Decisions</w:t>
      </w:r>
      <w:bookmarkEnd w:id="235"/>
      <w:bookmarkEnd w:id="236"/>
      <w:bookmarkEnd w:id="23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right w:w="57" w:type="dxa"/>
        </w:tblCellMar>
        <w:tblLook w:val="01E0" w:firstRow="1" w:lastRow="1" w:firstColumn="1" w:lastColumn="1" w:noHBand="0" w:noVBand="0"/>
      </w:tblPr>
      <w:tblGrid>
        <w:gridCol w:w="975"/>
        <w:gridCol w:w="7002"/>
        <w:gridCol w:w="1268"/>
      </w:tblGrid>
      <w:tr w:rsidR="00857C34" w:rsidRPr="00B54ABF" w:rsidTr="00DE58D1">
        <w:tc>
          <w:tcPr>
            <w:tcW w:w="975" w:type="dxa"/>
            <w:shd w:val="clear" w:color="auto" w:fill="C0C0C0"/>
          </w:tcPr>
          <w:p w:rsidR="00857C34" w:rsidRPr="00B54ABF" w:rsidRDefault="00857C34" w:rsidP="001C4D84">
            <w:pPr>
              <w:spacing w:before="100" w:beforeAutospacing="1" w:after="100" w:afterAutospacing="1"/>
              <w:jc w:val="center"/>
              <w:rPr>
                <w:b/>
              </w:rPr>
            </w:pPr>
            <w:r w:rsidRPr="00B54ABF">
              <w:rPr>
                <w:b/>
              </w:rPr>
              <w:t>Decision</w:t>
            </w:r>
          </w:p>
        </w:tc>
        <w:tc>
          <w:tcPr>
            <w:tcW w:w="7002" w:type="dxa"/>
            <w:shd w:val="clear" w:color="auto" w:fill="C0C0C0"/>
          </w:tcPr>
          <w:p w:rsidR="00857C34" w:rsidRPr="00B54ABF" w:rsidRDefault="00857C34" w:rsidP="001C4D84">
            <w:pPr>
              <w:spacing w:before="100" w:beforeAutospacing="1" w:after="100" w:afterAutospacing="1"/>
              <w:jc w:val="center"/>
              <w:rPr>
                <w:b/>
              </w:rPr>
            </w:pPr>
            <w:r w:rsidRPr="00B54ABF">
              <w:rPr>
                <w:b/>
              </w:rPr>
              <w:t>Description</w:t>
            </w:r>
          </w:p>
        </w:tc>
        <w:tc>
          <w:tcPr>
            <w:tcW w:w="1268" w:type="dxa"/>
            <w:shd w:val="clear" w:color="auto" w:fill="C0C0C0"/>
          </w:tcPr>
          <w:p w:rsidR="00857C34" w:rsidRPr="00B54ABF" w:rsidRDefault="00857C34" w:rsidP="001C4D84">
            <w:pPr>
              <w:spacing w:before="100" w:beforeAutospacing="1" w:after="100" w:afterAutospacing="1"/>
              <w:jc w:val="center"/>
              <w:rPr>
                <w:b/>
              </w:rPr>
            </w:pPr>
            <w:r w:rsidRPr="00B54ABF">
              <w:rPr>
                <w:b/>
              </w:rPr>
              <w:t>Date</w:t>
            </w:r>
          </w:p>
        </w:tc>
      </w:tr>
      <w:tr w:rsidR="00857C34" w:rsidRPr="004F717E" w:rsidTr="00DE58D1">
        <w:tc>
          <w:tcPr>
            <w:tcW w:w="975" w:type="dxa"/>
            <w:shd w:val="clear" w:color="auto" w:fill="auto"/>
            <w:vAlign w:val="center"/>
          </w:tcPr>
          <w:p w:rsidR="00857C34" w:rsidRPr="004F717E" w:rsidRDefault="00857C34" w:rsidP="001C4D84">
            <w:pPr>
              <w:spacing w:before="100" w:beforeAutospacing="1" w:after="100" w:afterAutospacing="1"/>
              <w:jc w:val="center"/>
            </w:pPr>
            <w:r w:rsidRPr="004F717E">
              <w:t>1</w:t>
            </w:r>
          </w:p>
        </w:tc>
        <w:tc>
          <w:tcPr>
            <w:tcW w:w="7002" w:type="dxa"/>
            <w:shd w:val="clear" w:color="auto" w:fill="auto"/>
            <w:vAlign w:val="center"/>
          </w:tcPr>
          <w:p w:rsidR="00857C34" w:rsidRPr="004F717E" w:rsidRDefault="00CA4FB9" w:rsidP="00CA4FB9">
            <w:pPr>
              <w:spacing w:before="100" w:beforeAutospacing="1" w:after="100" w:afterAutospacing="1"/>
              <w:jc w:val="left"/>
            </w:pPr>
            <w:r>
              <w:t>Agreement on a small size</w:t>
            </w:r>
            <w:r w:rsidR="00454DB4">
              <w:t xml:space="preserve"> </w:t>
            </w:r>
            <w:r>
              <w:t xml:space="preserve">Steering Committee </w:t>
            </w:r>
            <w:r w:rsidR="00454DB4">
              <w:t>structure providing a b</w:t>
            </w:r>
            <w:r w:rsidR="0052133F">
              <w:t xml:space="preserve">alanced representation of EP and Council business and IT </w:t>
            </w:r>
          </w:p>
        </w:tc>
        <w:tc>
          <w:tcPr>
            <w:tcW w:w="1268" w:type="dxa"/>
            <w:shd w:val="clear" w:color="auto" w:fill="auto"/>
            <w:vAlign w:val="center"/>
          </w:tcPr>
          <w:p w:rsidR="00857C34" w:rsidRPr="004F717E" w:rsidRDefault="0052133F" w:rsidP="001C4D84">
            <w:pPr>
              <w:spacing w:before="100" w:beforeAutospacing="1" w:after="100" w:afterAutospacing="1"/>
              <w:jc w:val="center"/>
            </w:pPr>
            <w:r>
              <w:t>30/09/2016</w:t>
            </w:r>
          </w:p>
        </w:tc>
      </w:tr>
      <w:tr w:rsidR="00CA4FB9" w:rsidRPr="004F717E" w:rsidTr="00DE58D1">
        <w:tc>
          <w:tcPr>
            <w:tcW w:w="975" w:type="dxa"/>
            <w:shd w:val="clear" w:color="auto" w:fill="auto"/>
            <w:vAlign w:val="center"/>
          </w:tcPr>
          <w:p w:rsidR="00CA4FB9" w:rsidRPr="004F717E" w:rsidRDefault="007761DA" w:rsidP="001C4D84">
            <w:pPr>
              <w:spacing w:before="100" w:beforeAutospacing="1" w:after="100" w:afterAutospacing="1"/>
              <w:jc w:val="center"/>
            </w:pPr>
            <w:r>
              <w:t>2</w:t>
            </w:r>
          </w:p>
        </w:tc>
        <w:tc>
          <w:tcPr>
            <w:tcW w:w="7002" w:type="dxa"/>
            <w:shd w:val="clear" w:color="auto" w:fill="auto"/>
            <w:vAlign w:val="center"/>
          </w:tcPr>
          <w:p w:rsidR="00CA4FB9" w:rsidRDefault="00CA4FB9" w:rsidP="00CA4FB9">
            <w:pPr>
              <w:spacing w:before="100" w:beforeAutospacing="1" w:after="100" w:afterAutospacing="1"/>
              <w:jc w:val="left"/>
              <w:rPr>
                <w:lang w:val="en-US" w:eastAsia="ja-JP"/>
              </w:rPr>
            </w:pPr>
            <w:r>
              <w:rPr>
                <w:lang w:val="en-US" w:eastAsia="ja-JP"/>
              </w:rPr>
              <w:t>The joint note to the EP and Council SGs will be sent before 2016</w:t>
            </w:r>
          </w:p>
        </w:tc>
        <w:tc>
          <w:tcPr>
            <w:tcW w:w="1268" w:type="dxa"/>
            <w:shd w:val="clear" w:color="auto" w:fill="auto"/>
            <w:vAlign w:val="center"/>
          </w:tcPr>
          <w:p w:rsidR="00CA4FB9" w:rsidRDefault="00CA4FB9" w:rsidP="001C4D84">
            <w:pPr>
              <w:spacing w:before="100" w:beforeAutospacing="1" w:after="100" w:afterAutospacing="1"/>
              <w:jc w:val="center"/>
            </w:pPr>
            <w:r>
              <w:t>30/09/2016</w:t>
            </w:r>
          </w:p>
        </w:tc>
      </w:tr>
    </w:tbl>
    <w:p w:rsidR="00857C34" w:rsidRPr="004F717E" w:rsidRDefault="00857C34" w:rsidP="007B0271">
      <w:pPr>
        <w:pStyle w:val="Heading2"/>
        <w:numPr>
          <w:ilvl w:val="1"/>
          <w:numId w:val="6"/>
        </w:numPr>
        <w:tabs>
          <w:tab w:val="num" w:pos="1985"/>
        </w:tabs>
        <w:ind w:left="1985" w:hanging="1134"/>
      </w:pPr>
      <w:bookmarkStart w:id="238" w:name="_Toc260994499"/>
      <w:bookmarkStart w:id="239" w:name="_Toc338331225"/>
      <w:bookmarkStart w:id="240" w:name="_Toc463518071"/>
      <w:r w:rsidRPr="004F717E">
        <w:t>Actions</w:t>
      </w:r>
      <w:bookmarkEnd w:id="238"/>
      <w:bookmarkEnd w:id="239"/>
      <w:bookmarkEnd w:id="24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right w:w="57" w:type="dxa"/>
        </w:tblCellMar>
        <w:tblLook w:val="01E0" w:firstRow="1" w:lastRow="1" w:firstColumn="1" w:lastColumn="1" w:noHBand="0" w:noVBand="0"/>
      </w:tblPr>
      <w:tblGrid>
        <w:gridCol w:w="957"/>
        <w:gridCol w:w="5760"/>
        <w:gridCol w:w="1374"/>
        <w:gridCol w:w="1268"/>
      </w:tblGrid>
      <w:tr w:rsidR="00857C34" w:rsidRPr="00B54ABF" w:rsidTr="001C4D84">
        <w:tc>
          <w:tcPr>
            <w:tcW w:w="957" w:type="dxa"/>
            <w:shd w:val="clear" w:color="auto" w:fill="C0C0C0"/>
          </w:tcPr>
          <w:p w:rsidR="00857C34" w:rsidRPr="00B54ABF" w:rsidRDefault="00857C34" w:rsidP="001C4D84">
            <w:pPr>
              <w:spacing w:before="100" w:beforeAutospacing="1" w:after="100" w:afterAutospacing="1"/>
              <w:jc w:val="center"/>
              <w:rPr>
                <w:b/>
              </w:rPr>
            </w:pPr>
            <w:r w:rsidRPr="00B54ABF">
              <w:rPr>
                <w:b/>
              </w:rPr>
              <w:t>Task</w:t>
            </w:r>
          </w:p>
        </w:tc>
        <w:tc>
          <w:tcPr>
            <w:tcW w:w="5760" w:type="dxa"/>
            <w:shd w:val="clear" w:color="auto" w:fill="C0C0C0"/>
          </w:tcPr>
          <w:p w:rsidR="00857C34" w:rsidRPr="00B54ABF" w:rsidRDefault="00857C34" w:rsidP="001C4D84">
            <w:pPr>
              <w:spacing w:before="100" w:beforeAutospacing="1" w:after="100" w:afterAutospacing="1"/>
              <w:jc w:val="center"/>
              <w:rPr>
                <w:b/>
              </w:rPr>
            </w:pPr>
            <w:r w:rsidRPr="00B54ABF">
              <w:rPr>
                <w:b/>
              </w:rPr>
              <w:t>Description</w:t>
            </w:r>
          </w:p>
        </w:tc>
        <w:tc>
          <w:tcPr>
            <w:tcW w:w="1260" w:type="dxa"/>
            <w:shd w:val="clear" w:color="auto" w:fill="C0C0C0"/>
          </w:tcPr>
          <w:p w:rsidR="00857C34" w:rsidRPr="00B54ABF" w:rsidRDefault="00857C34" w:rsidP="001C4D84">
            <w:pPr>
              <w:spacing w:before="100" w:beforeAutospacing="1" w:after="100" w:afterAutospacing="1"/>
              <w:jc w:val="center"/>
              <w:rPr>
                <w:b/>
              </w:rPr>
            </w:pPr>
            <w:r w:rsidRPr="00B54ABF">
              <w:rPr>
                <w:b/>
              </w:rPr>
              <w:t>Resource</w:t>
            </w:r>
          </w:p>
        </w:tc>
        <w:tc>
          <w:tcPr>
            <w:tcW w:w="1208" w:type="dxa"/>
            <w:shd w:val="clear" w:color="auto" w:fill="C0C0C0"/>
          </w:tcPr>
          <w:p w:rsidR="00857C34" w:rsidRPr="00B54ABF" w:rsidRDefault="00857C34" w:rsidP="001C4D84">
            <w:pPr>
              <w:spacing w:before="100" w:beforeAutospacing="1" w:after="100" w:afterAutospacing="1"/>
              <w:jc w:val="center"/>
              <w:rPr>
                <w:b/>
              </w:rPr>
            </w:pPr>
            <w:r w:rsidRPr="00B54ABF">
              <w:rPr>
                <w:b/>
              </w:rPr>
              <w:t>Deadline</w:t>
            </w:r>
          </w:p>
        </w:tc>
      </w:tr>
      <w:tr w:rsidR="00857C34" w:rsidRPr="004F717E" w:rsidTr="001C4D84">
        <w:tc>
          <w:tcPr>
            <w:tcW w:w="957" w:type="dxa"/>
            <w:shd w:val="clear" w:color="auto" w:fill="auto"/>
            <w:vAlign w:val="center"/>
          </w:tcPr>
          <w:p w:rsidR="00857C34" w:rsidRPr="004F717E" w:rsidRDefault="00857C34" w:rsidP="001C4D84">
            <w:pPr>
              <w:spacing w:before="100" w:beforeAutospacing="1" w:after="100" w:afterAutospacing="1"/>
              <w:jc w:val="center"/>
            </w:pPr>
            <w:r w:rsidRPr="004F717E">
              <w:t>1</w:t>
            </w:r>
          </w:p>
        </w:tc>
        <w:tc>
          <w:tcPr>
            <w:tcW w:w="5760" w:type="dxa"/>
            <w:shd w:val="clear" w:color="auto" w:fill="auto"/>
            <w:vAlign w:val="center"/>
          </w:tcPr>
          <w:p w:rsidR="00857C34" w:rsidRPr="004F717E" w:rsidRDefault="00AD602B" w:rsidP="001C4D84">
            <w:pPr>
              <w:spacing w:before="100" w:beforeAutospacing="1" w:after="100" w:afterAutospacing="1"/>
              <w:jc w:val="left"/>
            </w:pPr>
            <w:r>
              <w:t>Council to inform who will be the participants in the Steering Committee</w:t>
            </w:r>
          </w:p>
        </w:tc>
        <w:tc>
          <w:tcPr>
            <w:tcW w:w="1260" w:type="dxa"/>
            <w:shd w:val="clear" w:color="auto" w:fill="auto"/>
            <w:vAlign w:val="center"/>
          </w:tcPr>
          <w:p w:rsidR="00857C34" w:rsidRPr="004F717E" w:rsidRDefault="00AD602B" w:rsidP="001C4D84">
            <w:pPr>
              <w:spacing w:before="100" w:beforeAutospacing="1" w:after="100" w:afterAutospacing="1"/>
              <w:jc w:val="center"/>
            </w:pPr>
            <w:r>
              <w:t>Council</w:t>
            </w:r>
          </w:p>
        </w:tc>
        <w:tc>
          <w:tcPr>
            <w:tcW w:w="1208" w:type="dxa"/>
            <w:shd w:val="clear" w:color="auto" w:fill="auto"/>
            <w:vAlign w:val="center"/>
          </w:tcPr>
          <w:p w:rsidR="00857C34" w:rsidRPr="004F717E" w:rsidRDefault="00AD602B" w:rsidP="001C4D84">
            <w:pPr>
              <w:spacing w:before="100" w:beforeAutospacing="1" w:after="100" w:afterAutospacing="1"/>
              <w:jc w:val="center"/>
            </w:pPr>
            <w:r>
              <w:t>07/10/2016</w:t>
            </w:r>
          </w:p>
        </w:tc>
      </w:tr>
      <w:tr w:rsidR="00857C34" w:rsidRPr="004F717E" w:rsidTr="001C4D84">
        <w:tc>
          <w:tcPr>
            <w:tcW w:w="957" w:type="dxa"/>
            <w:shd w:val="clear" w:color="auto" w:fill="auto"/>
            <w:vAlign w:val="center"/>
          </w:tcPr>
          <w:p w:rsidR="00857C34" w:rsidRPr="004F717E" w:rsidRDefault="00857C34" w:rsidP="001C4D84">
            <w:pPr>
              <w:spacing w:before="100" w:beforeAutospacing="1" w:after="100" w:afterAutospacing="1"/>
              <w:jc w:val="center"/>
            </w:pPr>
            <w:r w:rsidRPr="004F717E">
              <w:t>2</w:t>
            </w:r>
          </w:p>
        </w:tc>
        <w:tc>
          <w:tcPr>
            <w:tcW w:w="5760" w:type="dxa"/>
            <w:shd w:val="clear" w:color="auto" w:fill="auto"/>
            <w:vAlign w:val="center"/>
          </w:tcPr>
          <w:p w:rsidR="00857C34" w:rsidRPr="004F717E" w:rsidRDefault="00AD602B" w:rsidP="001C4D84">
            <w:pPr>
              <w:spacing w:before="100" w:beforeAutospacing="1" w:after="100" w:afterAutospacing="1"/>
              <w:jc w:val="left"/>
            </w:pPr>
            <w:r>
              <w:t>Organise the 1st Steering Committee meeting</w:t>
            </w:r>
          </w:p>
        </w:tc>
        <w:tc>
          <w:tcPr>
            <w:tcW w:w="1260" w:type="dxa"/>
            <w:shd w:val="clear" w:color="auto" w:fill="auto"/>
            <w:vAlign w:val="center"/>
          </w:tcPr>
          <w:p w:rsidR="00857C34" w:rsidRPr="004F717E" w:rsidRDefault="00AD602B" w:rsidP="001C4D84">
            <w:pPr>
              <w:spacing w:before="100" w:beforeAutospacing="1" w:after="100" w:afterAutospacing="1"/>
              <w:jc w:val="center"/>
            </w:pPr>
            <w:r>
              <w:t>EP &amp; Council project teams</w:t>
            </w:r>
          </w:p>
        </w:tc>
        <w:tc>
          <w:tcPr>
            <w:tcW w:w="1208" w:type="dxa"/>
            <w:shd w:val="clear" w:color="auto" w:fill="auto"/>
            <w:vAlign w:val="center"/>
          </w:tcPr>
          <w:p w:rsidR="00857C34" w:rsidRPr="004F717E" w:rsidRDefault="00AD602B" w:rsidP="001C4D84">
            <w:pPr>
              <w:spacing w:before="100" w:beforeAutospacing="1" w:after="100" w:afterAutospacing="1"/>
              <w:jc w:val="center"/>
            </w:pPr>
            <w:r>
              <w:t>2nd week of November</w:t>
            </w:r>
          </w:p>
        </w:tc>
      </w:tr>
      <w:tr w:rsidR="00857C34" w:rsidRPr="004F717E" w:rsidTr="001C4D84">
        <w:tc>
          <w:tcPr>
            <w:tcW w:w="957" w:type="dxa"/>
            <w:shd w:val="clear" w:color="auto" w:fill="auto"/>
            <w:vAlign w:val="center"/>
          </w:tcPr>
          <w:p w:rsidR="00857C34" w:rsidRPr="004F717E" w:rsidRDefault="00857C34" w:rsidP="001C4D84">
            <w:pPr>
              <w:spacing w:before="100" w:beforeAutospacing="1" w:after="100" w:afterAutospacing="1"/>
              <w:jc w:val="center"/>
            </w:pPr>
            <w:r w:rsidRPr="004F717E">
              <w:t>3</w:t>
            </w:r>
          </w:p>
        </w:tc>
        <w:tc>
          <w:tcPr>
            <w:tcW w:w="5760" w:type="dxa"/>
            <w:shd w:val="clear" w:color="auto" w:fill="auto"/>
            <w:vAlign w:val="center"/>
          </w:tcPr>
          <w:p w:rsidR="00857C34" w:rsidRPr="004F717E" w:rsidRDefault="00AD602B" w:rsidP="001C4D84">
            <w:pPr>
              <w:spacing w:before="100" w:beforeAutospacing="1" w:after="100" w:afterAutospacing="1"/>
              <w:jc w:val="left"/>
            </w:pPr>
            <w:r>
              <w:t>Prepare the draft joint Note</w:t>
            </w:r>
          </w:p>
        </w:tc>
        <w:tc>
          <w:tcPr>
            <w:tcW w:w="1260" w:type="dxa"/>
            <w:shd w:val="clear" w:color="auto" w:fill="auto"/>
            <w:vAlign w:val="center"/>
          </w:tcPr>
          <w:p w:rsidR="00857C34" w:rsidRPr="004F717E" w:rsidRDefault="00CA4FB9" w:rsidP="001C4D84">
            <w:pPr>
              <w:spacing w:before="100" w:beforeAutospacing="1" w:after="100" w:afterAutospacing="1"/>
              <w:jc w:val="center"/>
            </w:pPr>
            <w:r>
              <w:rPr>
                <w:lang w:val="en-US" w:eastAsia="ja-JP"/>
              </w:rPr>
              <w:t>Business Stakeholders</w:t>
            </w:r>
          </w:p>
        </w:tc>
        <w:tc>
          <w:tcPr>
            <w:tcW w:w="1208" w:type="dxa"/>
            <w:shd w:val="clear" w:color="auto" w:fill="auto"/>
            <w:vAlign w:val="center"/>
          </w:tcPr>
          <w:p w:rsidR="00857C34" w:rsidRPr="004F717E" w:rsidRDefault="00A9467F" w:rsidP="001C4D84">
            <w:pPr>
              <w:spacing w:before="100" w:beforeAutospacing="1" w:after="100" w:afterAutospacing="1"/>
              <w:jc w:val="center"/>
            </w:pPr>
            <w:r>
              <w:t>2 weeks b</w:t>
            </w:r>
            <w:r w:rsidR="00CA4FB9">
              <w:t>efore the 1st SC</w:t>
            </w:r>
          </w:p>
        </w:tc>
      </w:tr>
      <w:tr w:rsidR="00857C34" w:rsidRPr="004F717E" w:rsidTr="001C4D84">
        <w:tc>
          <w:tcPr>
            <w:tcW w:w="957" w:type="dxa"/>
            <w:shd w:val="clear" w:color="auto" w:fill="auto"/>
            <w:vAlign w:val="center"/>
          </w:tcPr>
          <w:p w:rsidR="00857C34" w:rsidRPr="004F717E" w:rsidRDefault="00857C34" w:rsidP="001C4D84">
            <w:pPr>
              <w:spacing w:before="100" w:beforeAutospacing="1" w:after="100" w:afterAutospacing="1"/>
              <w:jc w:val="center"/>
            </w:pPr>
            <w:r w:rsidRPr="004F717E">
              <w:t>4</w:t>
            </w:r>
          </w:p>
        </w:tc>
        <w:tc>
          <w:tcPr>
            <w:tcW w:w="5760" w:type="dxa"/>
            <w:shd w:val="clear" w:color="auto" w:fill="auto"/>
            <w:vAlign w:val="center"/>
          </w:tcPr>
          <w:p w:rsidR="00857C34" w:rsidRPr="004F717E" w:rsidRDefault="00AD602B" w:rsidP="0052133F">
            <w:pPr>
              <w:spacing w:before="100" w:beforeAutospacing="1" w:after="100" w:afterAutospacing="1"/>
              <w:jc w:val="left"/>
            </w:pPr>
            <w:r>
              <w:t xml:space="preserve">Prepare a roadmap and </w:t>
            </w:r>
            <w:r w:rsidR="0052133F">
              <w:t>points for the 1st SC</w:t>
            </w:r>
          </w:p>
        </w:tc>
        <w:tc>
          <w:tcPr>
            <w:tcW w:w="1260" w:type="dxa"/>
            <w:shd w:val="clear" w:color="auto" w:fill="auto"/>
            <w:vAlign w:val="center"/>
          </w:tcPr>
          <w:p w:rsidR="00857C34" w:rsidRPr="004F717E" w:rsidRDefault="00AD602B" w:rsidP="001C4D84">
            <w:pPr>
              <w:spacing w:before="100" w:beforeAutospacing="1" w:after="100" w:afterAutospacing="1"/>
              <w:jc w:val="center"/>
            </w:pPr>
            <w:r>
              <w:t>EP &amp; Council project teams</w:t>
            </w:r>
          </w:p>
        </w:tc>
        <w:tc>
          <w:tcPr>
            <w:tcW w:w="1208" w:type="dxa"/>
            <w:shd w:val="clear" w:color="auto" w:fill="auto"/>
            <w:vAlign w:val="center"/>
          </w:tcPr>
          <w:p w:rsidR="00857C34" w:rsidRPr="004F717E" w:rsidRDefault="00CA4FB9" w:rsidP="001C4D84">
            <w:pPr>
              <w:spacing w:before="100" w:beforeAutospacing="1" w:after="100" w:afterAutospacing="1"/>
              <w:jc w:val="center"/>
            </w:pPr>
            <w:del w:id="241" w:author="DUDAS Elod" w:date="2016-10-19T18:30:00Z">
              <w:r w:rsidDel="00280940">
                <w:delText xml:space="preserve">2 weeks </w:delText>
              </w:r>
              <w:r w:rsidR="00A9467F" w:rsidDel="00280940">
                <w:delText>b</w:delText>
              </w:r>
              <w:r w:rsidR="00AD602B" w:rsidDel="00280940">
                <w:delText>efore the 1st SC</w:delText>
              </w:r>
            </w:del>
            <w:ins w:id="242" w:author="DUDAS Elod" w:date="2016-10-19T18:30:00Z">
              <w:r w:rsidR="00280940">
                <w:t>To be discussed</w:t>
              </w:r>
            </w:ins>
          </w:p>
        </w:tc>
      </w:tr>
      <w:tr w:rsidR="00CA4FB9" w:rsidRPr="004F717E" w:rsidTr="001C4D84">
        <w:tc>
          <w:tcPr>
            <w:tcW w:w="957" w:type="dxa"/>
            <w:shd w:val="clear" w:color="auto" w:fill="auto"/>
            <w:vAlign w:val="center"/>
          </w:tcPr>
          <w:p w:rsidR="00CA4FB9" w:rsidRPr="004F717E" w:rsidRDefault="00CA4FB9" w:rsidP="001C4D84">
            <w:pPr>
              <w:spacing w:before="100" w:beforeAutospacing="1" w:after="100" w:afterAutospacing="1"/>
              <w:jc w:val="center"/>
            </w:pPr>
            <w:r>
              <w:t>5</w:t>
            </w:r>
          </w:p>
        </w:tc>
        <w:tc>
          <w:tcPr>
            <w:tcW w:w="5760" w:type="dxa"/>
            <w:shd w:val="clear" w:color="auto" w:fill="auto"/>
            <w:vAlign w:val="center"/>
          </w:tcPr>
          <w:p w:rsidR="00CA4FB9" w:rsidRDefault="00CA4FB9" w:rsidP="0052133F">
            <w:pPr>
              <w:spacing w:before="100" w:beforeAutospacing="1" w:after="100" w:afterAutospacing="1"/>
              <w:jc w:val="left"/>
            </w:pPr>
            <w:r>
              <w:t>Prepare joint report on the content exchange analysis phase</w:t>
            </w:r>
          </w:p>
        </w:tc>
        <w:tc>
          <w:tcPr>
            <w:tcW w:w="1260" w:type="dxa"/>
            <w:shd w:val="clear" w:color="auto" w:fill="auto"/>
            <w:vAlign w:val="center"/>
          </w:tcPr>
          <w:p w:rsidR="00CA4FB9" w:rsidRDefault="00CA4FB9" w:rsidP="001C4D84">
            <w:pPr>
              <w:spacing w:before="100" w:beforeAutospacing="1" w:after="100" w:afterAutospacing="1"/>
              <w:jc w:val="center"/>
            </w:pPr>
            <w:r>
              <w:t>EP and Council analysts</w:t>
            </w:r>
          </w:p>
        </w:tc>
        <w:tc>
          <w:tcPr>
            <w:tcW w:w="1208" w:type="dxa"/>
            <w:shd w:val="clear" w:color="auto" w:fill="auto"/>
            <w:vAlign w:val="center"/>
          </w:tcPr>
          <w:p w:rsidR="00CA4FB9" w:rsidRDefault="00A9467F" w:rsidP="001C4D84">
            <w:pPr>
              <w:spacing w:before="100" w:beforeAutospacing="1" w:after="100" w:afterAutospacing="1"/>
              <w:jc w:val="center"/>
            </w:pPr>
            <w:r>
              <w:t>2 weeks b</w:t>
            </w:r>
            <w:r w:rsidR="00CA4FB9">
              <w:t>efore the 1st SC</w:t>
            </w:r>
          </w:p>
        </w:tc>
      </w:tr>
    </w:tbl>
    <w:p w:rsidR="00857C34" w:rsidRPr="004F717E" w:rsidRDefault="00857C34" w:rsidP="007B0271">
      <w:pPr>
        <w:pStyle w:val="Heading2"/>
        <w:numPr>
          <w:ilvl w:val="1"/>
          <w:numId w:val="6"/>
        </w:numPr>
        <w:tabs>
          <w:tab w:val="num" w:pos="1985"/>
        </w:tabs>
        <w:ind w:left="1985" w:hanging="1134"/>
      </w:pPr>
      <w:bookmarkStart w:id="243" w:name="_Toc260994500"/>
      <w:bookmarkStart w:id="244" w:name="_Toc338331226"/>
      <w:bookmarkStart w:id="245" w:name="_Toc463518072"/>
      <w:r w:rsidRPr="004F717E">
        <w:t>Next meeting</w:t>
      </w:r>
      <w:bookmarkEnd w:id="243"/>
      <w:bookmarkEnd w:id="244"/>
      <w:bookmarkEnd w:id="24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right w:w="57" w:type="dxa"/>
        </w:tblCellMar>
        <w:tblLook w:val="01E0" w:firstRow="1" w:lastRow="1" w:firstColumn="1" w:lastColumn="1" w:noHBand="0" w:noVBand="0"/>
      </w:tblPr>
      <w:tblGrid>
        <w:gridCol w:w="2184"/>
        <w:gridCol w:w="7103"/>
      </w:tblGrid>
      <w:tr w:rsidR="00857C34" w:rsidRPr="004F717E" w:rsidTr="001C4D84">
        <w:tc>
          <w:tcPr>
            <w:tcW w:w="2184" w:type="dxa"/>
            <w:shd w:val="clear" w:color="auto" w:fill="C0C0C0"/>
            <w:vAlign w:val="center"/>
          </w:tcPr>
          <w:p w:rsidR="00857C34" w:rsidRPr="00B54ABF" w:rsidRDefault="00857C34" w:rsidP="001C4D84">
            <w:pPr>
              <w:spacing w:before="100" w:beforeAutospacing="1" w:after="100" w:afterAutospacing="1"/>
              <w:jc w:val="left"/>
              <w:rPr>
                <w:b/>
              </w:rPr>
            </w:pPr>
            <w:r w:rsidRPr="00B54ABF">
              <w:rPr>
                <w:b/>
              </w:rPr>
              <w:t>Next meeting</w:t>
            </w:r>
          </w:p>
        </w:tc>
        <w:tc>
          <w:tcPr>
            <w:tcW w:w="7103" w:type="dxa"/>
            <w:shd w:val="clear" w:color="auto" w:fill="auto"/>
            <w:vAlign w:val="center"/>
          </w:tcPr>
          <w:p w:rsidR="00857C34" w:rsidRPr="004F717E" w:rsidRDefault="002B0429" w:rsidP="001C4D84">
            <w:pPr>
              <w:spacing w:before="100" w:beforeAutospacing="1" w:after="100" w:afterAutospacing="1"/>
              <w:jc w:val="left"/>
            </w:pPr>
            <w:r>
              <w:t>Steering Committee meeting</w:t>
            </w:r>
          </w:p>
        </w:tc>
      </w:tr>
      <w:tr w:rsidR="00857C34" w:rsidRPr="004F717E" w:rsidTr="001C4D84">
        <w:tc>
          <w:tcPr>
            <w:tcW w:w="2184" w:type="dxa"/>
            <w:shd w:val="clear" w:color="auto" w:fill="C0C0C0"/>
            <w:vAlign w:val="center"/>
          </w:tcPr>
          <w:p w:rsidR="00857C34" w:rsidRPr="00B54ABF" w:rsidRDefault="00857C34" w:rsidP="001C4D84">
            <w:pPr>
              <w:spacing w:before="100" w:beforeAutospacing="1" w:after="100" w:afterAutospacing="1"/>
              <w:jc w:val="left"/>
              <w:rPr>
                <w:b/>
              </w:rPr>
            </w:pPr>
            <w:r w:rsidRPr="00B54ABF">
              <w:rPr>
                <w:b/>
              </w:rPr>
              <w:t>Pre-requirements</w:t>
            </w:r>
          </w:p>
        </w:tc>
        <w:tc>
          <w:tcPr>
            <w:tcW w:w="7103" w:type="dxa"/>
            <w:shd w:val="clear" w:color="auto" w:fill="auto"/>
            <w:vAlign w:val="center"/>
          </w:tcPr>
          <w:p w:rsidR="00857C34" w:rsidRPr="004F717E" w:rsidRDefault="00857C34" w:rsidP="001C4D84">
            <w:pPr>
              <w:spacing w:before="100" w:beforeAutospacing="1" w:after="100" w:afterAutospacing="1"/>
              <w:jc w:val="left"/>
            </w:pPr>
          </w:p>
        </w:tc>
      </w:tr>
      <w:tr w:rsidR="00857C34" w:rsidRPr="004F717E" w:rsidTr="001C4D84">
        <w:tc>
          <w:tcPr>
            <w:tcW w:w="2184" w:type="dxa"/>
            <w:shd w:val="clear" w:color="auto" w:fill="C0C0C0"/>
            <w:vAlign w:val="center"/>
          </w:tcPr>
          <w:p w:rsidR="00857C34" w:rsidRPr="00B54ABF" w:rsidRDefault="007761DA" w:rsidP="001C4D84">
            <w:pPr>
              <w:spacing w:before="100" w:beforeAutospacing="1" w:after="100" w:afterAutospacing="1"/>
              <w:jc w:val="left"/>
              <w:rPr>
                <w:b/>
              </w:rPr>
            </w:pPr>
            <w:r>
              <w:rPr>
                <w:b/>
              </w:rPr>
              <w:t xml:space="preserve">Draft </w:t>
            </w:r>
            <w:r w:rsidR="00857C34" w:rsidRPr="00B54ABF">
              <w:rPr>
                <w:b/>
              </w:rPr>
              <w:t>Agenda</w:t>
            </w:r>
          </w:p>
        </w:tc>
        <w:tc>
          <w:tcPr>
            <w:tcW w:w="7103" w:type="dxa"/>
            <w:shd w:val="clear" w:color="auto" w:fill="auto"/>
            <w:vAlign w:val="center"/>
          </w:tcPr>
          <w:p w:rsidR="007761DA" w:rsidRDefault="007761DA" w:rsidP="007761DA">
            <w:pPr>
              <w:rPr>
                <w:lang w:val="en-US" w:eastAsia="ja-JP"/>
              </w:rPr>
            </w:pPr>
            <w:r>
              <w:rPr>
                <w:lang w:val="en-US" w:eastAsia="ja-JP"/>
              </w:rPr>
              <w:t>- Project structure options proposal</w:t>
            </w:r>
          </w:p>
          <w:p w:rsidR="007761DA" w:rsidRDefault="007761DA" w:rsidP="00DE58D1">
            <w:pPr>
              <w:rPr>
                <w:lang w:val="en-US" w:eastAsia="ja-JP"/>
              </w:rPr>
            </w:pPr>
            <w:r>
              <w:rPr>
                <w:lang w:val="en-US" w:eastAsia="ja-JP"/>
              </w:rPr>
              <w:t>- Draft project roadmap</w:t>
            </w:r>
          </w:p>
          <w:p w:rsidR="007761DA" w:rsidRPr="00DE58D1" w:rsidRDefault="00DE58D1" w:rsidP="00DE58D1">
            <w:pPr>
              <w:rPr>
                <w:lang w:val="en-US" w:eastAsia="ja-JP"/>
              </w:rPr>
            </w:pPr>
            <w:r>
              <w:rPr>
                <w:lang w:val="en-US" w:eastAsia="ja-JP"/>
              </w:rPr>
              <w:t>- Note to Secretary Generals</w:t>
            </w:r>
          </w:p>
        </w:tc>
      </w:tr>
    </w:tbl>
    <w:p w:rsidR="00857C34" w:rsidRDefault="00857C34" w:rsidP="00857C34">
      <w:pPr>
        <w:rPr>
          <w:lang w:eastAsia="ja-JP"/>
        </w:rPr>
      </w:pPr>
    </w:p>
    <w:p w:rsidR="00D33D98" w:rsidRPr="00513FEA" w:rsidRDefault="00D269A9" w:rsidP="007B6DDC">
      <w:pPr>
        <w:pStyle w:val="Heading1"/>
      </w:pPr>
      <w:bookmarkStart w:id="246" w:name="_Toc463518073"/>
      <w:bookmarkStart w:id="247" w:name="_Toc127238672"/>
      <w:bookmarkStart w:id="248" w:name="_Toc216171225"/>
      <w:r>
        <w:t>Annex - Document c</w:t>
      </w:r>
      <w:r w:rsidR="00D33D98">
        <w:t>ontrol</w:t>
      </w:r>
      <w:bookmarkEnd w:id="246"/>
    </w:p>
    <w:p w:rsidR="00D33D98" w:rsidRDefault="00D33D98" w:rsidP="007B0271">
      <w:pPr>
        <w:pStyle w:val="Heading2"/>
        <w:numPr>
          <w:ilvl w:val="1"/>
          <w:numId w:val="6"/>
        </w:numPr>
        <w:tabs>
          <w:tab w:val="num" w:pos="1985"/>
        </w:tabs>
        <w:ind w:left="1985" w:hanging="1134"/>
      </w:pPr>
      <w:bookmarkStart w:id="249" w:name="_Toc463518074"/>
      <w:commentRangeStart w:id="250"/>
      <w:r>
        <w:t>Circulation</w:t>
      </w:r>
      <w:commentRangeEnd w:id="250"/>
      <w:r w:rsidR="00A9467F">
        <w:rPr>
          <w:rStyle w:val="CommentReference"/>
          <w:b w:val="0"/>
          <w:bCs w:val="0"/>
          <w:iCs w:val="0"/>
          <w:szCs w:val="20"/>
        </w:rPr>
        <w:commentReference w:id="250"/>
      </w:r>
      <w:bookmarkEnd w:id="249"/>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right w:w="57" w:type="dxa"/>
        </w:tblCellMar>
        <w:tblLook w:val="01E0" w:firstRow="1" w:lastRow="1" w:firstColumn="1" w:lastColumn="1" w:noHBand="0" w:noVBand="0"/>
      </w:tblPr>
      <w:tblGrid>
        <w:gridCol w:w="2184"/>
        <w:gridCol w:w="2725"/>
        <w:gridCol w:w="3029"/>
        <w:gridCol w:w="909"/>
        <w:gridCol w:w="905"/>
      </w:tblGrid>
      <w:tr w:rsidR="00537182" w:rsidRPr="000F170E" w:rsidTr="00A9467F">
        <w:trPr>
          <w:trHeight w:val="307"/>
          <w:tblHeader/>
        </w:trPr>
        <w:tc>
          <w:tcPr>
            <w:tcW w:w="1120" w:type="pct"/>
            <w:shd w:val="clear" w:color="auto" w:fill="C0C0C0"/>
            <w:vAlign w:val="center"/>
          </w:tcPr>
          <w:p w:rsidR="00D33D98" w:rsidRPr="000F170E" w:rsidRDefault="00D33D98" w:rsidP="0029118F">
            <w:pPr>
              <w:spacing w:before="100" w:beforeAutospacing="1" w:after="100" w:afterAutospacing="1"/>
              <w:jc w:val="center"/>
              <w:rPr>
                <w:b/>
              </w:rPr>
            </w:pPr>
            <w:r w:rsidRPr="000F170E">
              <w:rPr>
                <w:b/>
              </w:rPr>
              <w:t>DG or Company</w:t>
            </w:r>
          </w:p>
        </w:tc>
        <w:tc>
          <w:tcPr>
            <w:tcW w:w="1397" w:type="pct"/>
            <w:shd w:val="clear" w:color="auto" w:fill="C0C0C0"/>
            <w:vAlign w:val="center"/>
          </w:tcPr>
          <w:p w:rsidR="00D33D98" w:rsidRPr="00722E4E" w:rsidRDefault="00D33D98" w:rsidP="00C25BCA">
            <w:pPr>
              <w:spacing w:before="100" w:beforeAutospacing="1" w:after="100" w:afterAutospacing="1"/>
              <w:jc w:val="center"/>
            </w:pPr>
            <w:r w:rsidRPr="00461289">
              <w:rPr>
                <w:b/>
              </w:rPr>
              <w:t>Role</w:t>
            </w:r>
          </w:p>
        </w:tc>
        <w:tc>
          <w:tcPr>
            <w:tcW w:w="2019" w:type="pct"/>
            <w:gridSpan w:val="2"/>
            <w:shd w:val="clear" w:color="auto" w:fill="C0C0C0"/>
            <w:vAlign w:val="center"/>
          </w:tcPr>
          <w:p w:rsidR="00D33D98" w:rsidRPr="000F170E" w:rsidRDefault="00D33D98" w:rsidP="00AF38C2">
            <w:pPr>
              <w:spacing w:before="100" w:beforeAutospacing="1" w:after="100" w:afterAutospacing="1"/>
              <w:jc w:val="center"/>
              <w:rPr>
                <w:b/>
              </w:rPr>
            </w:pPr>
            <w:r w:rsidRPr="000F170E">
              <w:rPr>
                <w:b/>
              </w:rPr>
              <w:t>Name</w:t>
            </w:r>
            <w:r>
              <w:rPr>
                <w:b/>
              </w:rPr>
              <w:t>/Initials</w:t>
            </w:r>
          </w:p>
        </w:tc>
        <w:tc>
          <w:tcPr>
            <w:tcW w:w="465" w:type="pct"/>
            <w:shd w:val="clear" w:color="auto" w:fill="C0C0C0"/>
            <w:vAlign w:val="center"/>
          </w:tcPr>
          <w:p w:rsidR="00D33D98" w:rsidRPr="000F170E" w:rsidRDefault="00D33D98" w:rsidP="00AF38C2">
            <w:pPr>
              <w:spacing w:before="100" w:beforeAutospacing="1" w:after="100" w:afterAutospacing="1"/>
              <w:jc w:val="center"/>
              <w:rPr>
                <w:b/>
              </w:rPr>
            </w:pPr>
            <w:r>
              <w:rPr>
                <w:b/>
              </w:rPr>
              <w:t>RACI</w:t>
            </w:r>
            <w:r>
              <w:rPr>
                <w:rStyle w:val="FootnoteReference"/>
                <w:b/>
              </w:rPr>
              <w:footnoteReference w:id="4"/>
            </w:r>
            <w:r>
              <w:rPr>
                <w:b/>
              </w:rPr>
              <w:t xml:space="preserve"> </w:t>
            </w:r>
            <w:r w:rsidRPr="000F170E">
              <w:rPr>
                <w:b/>
              </w:rPr>
              <w:t>code</w:t>
            </w:r>
          </w:p>
        </w:tc>
      </w:tr>
      <w:tr w:rsidR="00537182" w:rsidRPr="00AF38C2" w:rsidTr="00A9467F">
        <w:tc>
          <w:tcPr>
            <w:tcW w:w="1120" w:type="pct"/>
            <w:vAlign w:val="center"/>
          </w:tcPr>
          <w:p w:rsidR="00A9467F" w:rsidRDefault="00A9467F" w:rsidP="00AF38C2">
            <w:pPr>
              <w:spacing w:before="100" w:beforeAutospacing="1" w:after="100" w:afterAutospacing="1"/>
              <w:jc w:val="center"/>
            </w:pPr>
            <w:r>
              <w:t>EP DG PRES</w:t>
            </w:r>
          </w:p>
        </w:tc>
        <w:tc>
          <w:tcPr>
            <w:tcW w:w="1397" w:type="pct"/>
            <w:vAlign w:val="center"/>
          </w:tcPr>
          <w:p w:rsidR="00A9467F" w:rsidRDefault="00A9467F" w:rsidP="00AF38C2">
            <w:pPr>
              <w:spacing w:before="100" w:beforeAutospacing="1" w:after="100" w:afterAutospacing="1"/>
              <w:jc w:val="center"/>
              <w:rPr>
                <w:color w:val="000000"/>
              </w:rPr>
            </w:pPr>
            <w:r>
              <w:rPr>
                <w:color w:val="000000"/>
              </w:rPr>
              <w:t>BUSINESS-Project Owner</w:t>
            </w:r>
            <w:r w:rsidR="00DE58D1">
              <w:rPr>
                <w:color w:val="000000"/>
              </w:rPr>
              <w:t xml:space="preserve"> (DLA)</w:t>
            </w:r>
          </w:p>
        </w:tc>
        <w:tc>
          <w:tcPr>
            <w:tcW w:w="1553" w:type="pct"/>
            <w:vAlign w:val="center"/>
          </w:tcPr>
          <w:p w:rsidR="00A9467F" w:rsidRDefault="00A9467F" w:rsidP="00AF38C2">
            <w:pPr>
              <w:spacing w:before="100" w:beforeAutospacing="1" w:after="100" w:afterAutospacing="1"/>
              <w:jc w:val="center"/>
            </w:pPr>
            <w:r>
              <w:t>Ellen ROBSON</w:t>
            </w:r>
          </w:p>
        </w:tc>
        <w:tc>
          <w:tcPr>
            <w:tcW w:w="466" w:type="pct"/>
            <w:vAlign w:val="center"/>
          </w:tcPr>
          <w:p w:rsidR="00A9467F" w:rsidRPr="00AF38C2" w:rsidRDefault="00A9467F" w:rsidP="00AF38C2">
            <w:pPr>
              <w:spacing w:before="100" w:beforeAutospacing="1" w:after="100" w:afterAutospacing="1"/>
              <w:jc w:val="center"/>
            </w:pPr>
          </w:p>
        </w:tc>
        <w:tc>
          <w:tcPr>
            <w:tcW w:w="465" w:type="pct"/>
            <w:vAlign w:val="center"/>
          </w:tcPr>
          <w:p w:rsidR="00A9467F" w:rsidRPr="00AF38C2" w:rsidRDefault="00A9467F" w:rsidP="00AF38C2">
            <w:pPr>
              <w:spacing w:before="100" w:beforeAutospacing="1" w:after="100" w:afterAutospacing="1"/>
              <w:jc w:val="center"/>
              <w:rPr>
                <w:b/>
              </w:rPr>
            </w:pPr>
            <w:r>
              <w:rPr>
                <w:b/>
              </w:rPr>
              <w:t>A</w:t>
            </w:r>
          </w:p>
        </w:tc>
      </w:tr>
      <w:tr w:rsidR="00537182" w:rsidRPr="00AF38C2" w:rsidTr="00A9467F">
        <w:tc>
          <w:tcPr>
            <w:tcW w:w="1120" w:type="pct"/>
            <w:vAlign w:val="center"/>
          </w:tcPr>
          <w:p w:rsidR="00A9467F" w:rsidRDefault="00A9467F" w:rsidP="00AF38C2">
            <w:pPr>
              <w:spacing w:before="100" w:beforeAutospacing="1" w:after="100" w:afterAutospacing="1"/>
              <w:jc w:val="center"/>
            </w:pPr>
            <w:r>
              <w:t>EP DG IPOL</w:t>
            </w:r>
          </w:p>
        </w:tc>
        <w:tc>
          <w:tcPr>
            <w:tcW w:w="1397" w:type="pct"/>
            <w:vAlign w:val="center"/>
          </w:tcPr>
          <w:p w:rsidR="00A9467F" w:rsidRDefault="00A9467F" w:rsidP="00AF38C2">
            <w:pPr>
              <w:spacing w:before="100" w:beforeAutospacing="1" w:after="100" w:afterAutospacing="1"/>
              <w:jc w:val="center"/>
              <w:rPr>
                <w:color w:val="000000"/>
              </w:rPr>
            </w:pPr>
            <w:r>
              <w:rPr>
                <w:color w:val="000000"/>
              </w:rPr>
              <w:t>BUSINESS-Project Owner</w:t>
            </w:r>
            <w:r w:rsidR="00DE58D1">
              <w:rPr>
                <w:color w:val="000000"/>
              </w:rPr>
              <w:t xml:space="preserve"> (CODE)</w:t>
            </w:r>
          </w:p>
        </w:tc>
        <w:tc>
          <w:tcPr>
            <w:tcW w:w="1553" w:type="pct"/>
            <w:vAlign w:val="center"/>
          </w:tcPr>
          <w:p w:rsidR="00A9467F" w:rsidRDefault="00A9467F" w:rsidP="00AF38C2">
            <w:pPr>
              <w:spacing w:before="100" w:beforeAutospacing="1" w:after="100" w:afterAutospacing="1"/>
              <w:jc w:val="center"/>
            </w:pPr>
            <w:r>
              <w:t>Sarah BLAU</w:t>
            </w:r>
          </w:p>
        </w:tc>
        <w:tc>
          <w:tcPr>
            <w:tcW w:w="466" w:type="pct"/>
            <w:vAlign w:val="center"/>
          </w:tcPr>
          <w:p w:rsidR="00A9467F" w:rsidRPr="00AF38C2" w:rsidRDefault="00A9467F" w:rsidP="00AF38C2">
            <w:pPr>
              <w:spacing w:before="100" w:beforeAutospacing="1" w:after="100" w:afterAutospacing="1"/>
              <w:jc w:val="center"/>
            </w:pPr>
          </w:p>
        </w:tc>
        <w:tc>
          <w:tcPr>
            <w:tcW w:w="465" w:type="pct"/>
            <w:vAlign w:val="center"/>
          </w:tcPr>
          <w:p w:rsidR="00A9467F" w:rsidRDefault="00A9467F" w:rsidP="00AF38C2">
            <w:pPr>
              <w:spacing w:before="100" w:beforeAutospacing="1" w:after="100" w:afterAutospacing="1"/>
              <w:jc w:val="center"/>
              <w:rPr>
                <w:b/>
              </w:rPr>
            </w:pPr>
            <w:r>
              <w:rPr>
                <w:b/>
              </w:rPr>
              <w:t>A</w:t>
            </w:r>
          </w:p>
        </w:tc>
      </w:tr>
      <w:tr w:rsidR="00537182" w:rsidRPr="00AF38C2" w:rsidTr="00A9467F">
        <w:tc>
          <w:tcPr>
            <w:tcW w:w="1119" w:type="pct"/>
            <w:vAlign w:val="center"/>
          </w:tcPr>
          <w:p w:rsidR="00A9467F" w:rsidRPr="00AF38C2" w:rsidRDefault="00A9467F" w:rsidP="00883D2D">
            <w:pPr>
              <w:spacing w:before="100" w:beforeAutospacing="1" w:after="100" w:afterAutospacing="1"/>
              <w:jc w:val="center"/>
            </w:pPr>
            <w:r>
              <w:t>EP DG ITEC</w:t>
            </w:r>
          </w:p>
        </w:tc>
        <w:tc>
          <w:tcPr>
            <w:tcW w:w="1397" w:type="pct"/>
            <w:vAlign w:val="center"/>
          </w:tcPr>
          <w:p w:rsidR="00A9467F" w:rsidRPr="00AF38C2" w:rsidRDefault="00A9467F" w:rsidP="00883D2D">
            <w:pPr>
              <w:spacing w:before="100" w:beforeAutospacing="1" w:after="100" w:afterAutospacing="1"/>
              <w:jc w:val="center"/>
              <w:rPr>
                <w:color w:val="000000"/>
              </w:rPr>
            </w:pPr>
            <w:r>
              <w:rPr>
                <w:color w:val="000000"/>
              </w:rPr>
              <w:t>IT</w:t>
            </w:r>
            <w:r w:rsidRPr="00AF38C2">
              <w:rPr>
                <w:color w:val="000000"/>
              </w:rPr>
              <w:t>-Sponsor</w:t>
            </w:r>
          </w:p>
        </w:tc>
        <w:tc>
          <w:tcPr>
            <w:tcW w:w="1553" w:type="pct"/>
            <w:vAlign w:val="center"/>
          </w:tcPr>
          <w:p w:rsidR="00A9467F" w:rsidRPr="00AF38C2" w:rsidRDefault="00A9467F" w:rsidP="00883D2D">
            <w:pPr>
              <w:spacing w:before="100" w:beforeAutospacing="1" w:after="100" w:afterAutospacing="1"/>
              <w:jc w:val="center"/>
            </w:pPr>
            <w:r>
              <w:t>Steen EILERTSEN</w:t>
            </w:r>
          </w:p>
        </w:tc>
        <w:tc>
          <w:tcPr>
            <w:tcW w:w="466" w:type="pct"/>
            <w:vAlign w:val="center"/>
          </w:tcPr>
          <w:p w:rsidR="00A9467F" w:rsidRPr="00AF38C2" w:rsidRDefault="00A9467F" w:rsidP="00883D2D">
            <w:pPr>
              <w:spacing w:before="100" w:beforeAutospacing="1" w:after="100" w:afterAutospacing="1"/>
              <w:jc w:val="center"/>
            </w:pPr>
          </w:p>
        </w:tc>
        <w:tc>
          <w:tcPr>
            <w:tcW w:w="466" w:type="pct"/>
            <w:vAlign w:val="center"/>
          </w:tcPr>
          <w:p w:rsidR="00A9467F" w:rsidRPr="00AF38C2" w:rsidRDefault="00A9467F" w:rsidP="00883D2D">
            <w:pPr>
              <w:spacing w:before="100" w:beforeAutospacing="1" w:after="100" w:afterAutospacing="1"/>
              <w:jc w:val="center"/>
              <w:rPr>
                <w:b/>
              </w:rPr>
            </w:pPr>
            <w:r w:rsidRPr="00AF38C2">
              <w:rPr>
                <w:b/>
              </w:rPr>
              <w:t>A</w:t>
            </w:r>
          </w:p>
        </w:tc>
      </w:tr>
      <w:tr w:rsidR="00537182" w:rsidRPr="00AF38C2" w:rsidTr="00A9467F">
        <w:tc>
          <w:tcPr>
            <w:tcW w:w="1120" w:type="pct"/>
            <w:vAlign w:val="center"/>
          </w:tcPr>
          <w:p w:rsidR="00A9467F" w:rsidRDefault="00A9467F" w:rsidP="00AF38C2">
            <w:pPr>
              <w:spacing w:before="100" w:beforeAutospacing="1" w:after="100" w:afterAutospacing="1"/>
              <w:jc w:val="center"/>
            </w:pPr>
            <w:r>
              <w:t>Council</w:t>
            </w:r>
          </w:p>
        </w:tc>
        <w:tc>
          <w:tcPr>
            <w:tcW w:w="1397" w:type="pct"/>
            <w:vAlign w:val="center"/>
          </w:tcPr>
          <w:p w:rsidR="00A9467F" w:rsidRDefault="00A9467F" w:rsidP="00556CFC">
            <w:pPr>
              <w:spacing w:before="100" w:beforeAutospacing="1" w:after="100" w:afterAutospacing="1"/>
              <w:jc w:val="center"/>
              <w:rPr>
                <w:color w:val="000000"/>
              </w:rPr>
            </w:pPr>
            <w:r>
              <w:rPr>
                <w:color w:val="000000"/>
              </w:rPr>
              <w:t>BUSINESS</w:t>
            </w:r>
            <w:del w:id="251" w:author="DUDAS Elod" w:date="2016-10-26T18:10:00Z">
              <w:r w:rsidDel="00DB2468">
                <w:rPr>
                  <w:color w:val="000000"/>
                </w:rPr>
                <w:delText>-</w:delText>
              </w:r>
            </w:del>
            <w:ins w:id="252" w:author="DUDAS Elod" w:date="2016-10-26T18:19:00Z">
              <w:r w:rsidR="00556CFC">
                <w:rPr>
                  <w:color w:val="000000"/>
                </w:rPr>
                <w:t>-</w:t>
              </w:r>
            </w:ins>
            <w:del w:id="253" w:author="DUDAS Elod" w:date="2016-10-26T18:10:00Z">
              <w:r w:rsidDel="00DB2468">
                <w:rPr>
                  <w:color w:val="000000"/>
                </w:rPr>
                <w:delText>Project Owner</w:delText>
              </w:r>
            </w:del>
            <w:r w:rsidR="00DE58D1">
              <w:rPr>
                <w:color w:val="000000"/>
              </w:rPr>
              <w:t xml:space="preserve"> </w:t>
            </w:r>
            <w:del w:id="254" w:author="DUDAS Elod" w:date="2016-10-26T18:19:00Z">
              <w:r w:rsidR="00DE58D1" w:rsidDel="00556CFC">
                <w:rPr>
                  <w:color w:val="000000"/>
                </w:rPr>
                <w:delText>(</w:delText>
              </w:r>
            </w:del>
            <w:r w:rsidR="00DE58D1">
              <w:rPr>
                <w:color w:val="000000"/>
              </w:rPr>
              <w:t>DQL</w:t>
            </w:r>
            <w:del w:id="255" w:author="DUDAS Elod" w:date="2016-10-26T18:19:00Z">
              <w:r w:rsidR="00DE58D1" w:rsidDel="00556CFC">
                <w:rPr>
                  <w:color w:val="000000"/>
                </w:rPr>
                <w:delText>)</w:delText>
              </w:r>
            </w:del>
          </w:p>
        </w:tc>
        <w:tc>
          <w:tcPr>
            <w:tcW w:w="1553" w:type="pct"/>
            <w:vAlign w:val="center"/>
          </w:tcPr>
          <w:p w:rsidR="00A9467F" w:rsidRDefault="00AF013D" w:rsidP="001B70F2">
            <w:pPr>
              <w:spacing w:before="100" w:beforeAutospacing="1" w:after="100" w:afterAutospacing="1"/>
              <w:jc w:val="center"/>
              <w:rPr>
                <w:ins w:id="256" w:author="DUDAS Elod" w:date="2016-10-26T18:14:00Z"/>
                <w:lang w:val="en-US" w:eastAsia="ja-JP"/>
              </w:rPr>
            </w:pPr>
            <w:ins w:id="257" w:author="DUDAS Elod" w:date="2016-10-26T18:00:00Z">
              <w:r w:rsidRPr="002A2655">
                <w:rPr>
                  <w:lang w:val="en-US" w:eastAsia="ja-JP"/>
                </w:rPr>
                <w:t>Andreas L</w:t>
              </w:r>
            </w:ins>
            <w:ins w:id="258" w:author="DUDAS Elod" w:date="2016-10-26T18:14:00Z">
              <w:r w:rsidR="001B70F2">
                <w:rPr>
                  <w:lang w:val="en-US" w:eastAsia="ja-JP"/>
                </w:rPr>
                <w:t>ERNHART</w:t>
              </w:r>
            </w:ins>
          </w:p>
          <w:p w:rsidR="001B70F2" w:rsidRPr="001B70F2" w:rsidRDefault="001B70F2" w:rsidP="001B70F2">
            <w:pPr>
              <w:spacing w:before="100" w:beforeAutospacing="1" w:after="100" w:afterAutospacing="1"/>
              <w:jc w:val="center"/>
              <w:rPr>
                <w:lang w:val="fi-FI"/>
                <w:rPrChange w:id="259" w:author="DUDAS Elod" w:date="2016-10-26T18:15:00Z">
                  <w:rPr/>
                </w:rPrChange>
              </w:rPr>
            </w:pPr>
            <w:ins w:id="260" w:author="DUDAS Elod" w:date="2016-10-26T18:15:00Z">
              <w:r w:rsidRPr="00CC18A3">
                <w:rPr>
                  <w:lang w:val="fi-FI"/>
                </w:rPr>
                <w:t>Ieva</w:t>
              </w:r>
              <w:r w:rsidRPr="001B70F2">
                <w:rPr>
                  <w:lang w:val="fi-FI"/>
                </w:rPr>
                <w:t xml:space="preserve"> </w:t>
              </w:r>
              <w:r w:rsidRPr="001B70F2">
                <w:rPr>
                  <w:lang w:val="fi-FI"/>
                  <w:rPrChange w:id="261" w:author="DUDAS Elod" w:date="2016-10-26T18:15:00Z">
                    <w:rPr/>
                  </w:rPrChange>
                </w:rPr>
                <w:t xml:space="preserve">LEJASISAKA </w:t>
              </w:r>
            </w:ins>
          </w:p>
        </w:tc>
        <w:tc>
          <w:tcPr>
            <w:tcW w:w="466" w:type="pct"/>
            <w:vAlign w:val="center"/>
          </w:tcPr>
          <w:p w:rsidR="00A9467F" w:rsidRPr="001B70F2" w:rsidRDefault="00A9467F" w:rsidP="00AF38C2">
            <w:pPr>
              <w:spacing w:before="100" w:beforeAutospacing="1" w:after="100" w:afterAutospacing="1"/>
              <w:jc w:val="center"/>
              <w:rPr>
                <w:lang w:val="fi-FI"/>
                <w:rPrChange w:id="262" w:author="DUDAS Elod" w:date="2016-10-26T18:15:00Z">
                  <w:rPr/>
                </w:rPrChange>
              </w:rPr>
            </w:pPr>
          </w:p>
        </w:tc>
        <w:tc>
          <w:tcPr>
            <w:tcW w:w="465" w:type="pct"/>
            <w:vAlign w:val="center"/>
          </w:tcPr>
          <w:p w:rsidR="00A9467F" w:rsidRDefault="00A9467F" w:rsidP="00AF38C2">
            <w:pPr>
              <w:spacing w:before="100" w:beforeAutospacing="1" w:after="100" w:afterAutospacing="1"/>
              <w:jc w:val="center"/>
              <w:rPr>
                <w:b/>
              </w:rPr>
            </w:pPr>
            <w:del w:id="263" w:author="DUDAS Elod" w:date="2016-10-26T18:00:00Z">
              <w:r w:rsidDel="00AF013D">
                <w:rPr>
                  <w:b/>
                </w:rPr>
                <w:delText>A</w:delText>
              </w:r>
            </w:del>
            <w:ins w:id="264" w:author="DUDAS Elod" w:date="2016-10-26T18:00:00Z">
              <w:r w:rsidR="00AF013D">
                <w:rPr>
                  <w:b/>
                </w:rPr>
                <w:t>C</w:t>
              </w:r>
            </w:ins>
          </w:p>
        </w:tc>
      </w:tr>
      <w:tr w:rsidR="00537182" w:rsidRPr="00AF38C2" w:rsidTr="00A9467F">
        <w:tc>
          <w:tcPr>
            <w:tcW w:w="1120" w:type="pct"/>
            <w:vAlign w:val="center"/>
          </w:tcPr>
          <w:p w:rsidR="00DE58D1" w:rsidRDefault="00DE58D1" w:rsidP="00AF38C2">
            <w:pPr>
              <w:spacing w:before="100" w:beforeAutospacing="1" w:after="100" w:afterAutospacing="1"/>
              <w:jc w:val="center"/>
            </w:pPr>
            <w:r>
              <w:t>Council</w:t>
            </w:r>
          </w:p>
        </w:tc>
        <w:tc>
          <w:tcPr>
            <w:tcW w:w="1397" w:type="pct"/>
            <w:vAlign w:val="center"/>
          </w:tcPr>
          <w:p w:rsidR="00DE58D1" w:rsidRDefault="00DE58D1" w:rsidP="00556CFC">
            <w:pPr>
              <w:spacing w:before="100" w:beforeAutospacing="1" w:after="100" w:afterAutospacing="1"/>
              <w:jc w:val="center"/>
              <w:rPr>
                <w:color w:val="000000"/>
              </w:rPr>
            </w:pPr>
            <w:r>
              <w:rPr>
                <w:color w:val="000000"/>
              </w:rPr>
              <w:t>BUSINESS</w:t>
            </w:r>
            <w:del w:id="265" w:author="DUDAS Elod" w:date="2016-10-26T18:10:00Z">
              <w:r w:rsidDel="00DB2468">
                <w:rPr>
                  <w:color w:val="000000"/>
                </w:rPr>
                <w:delText>-</w:delText>
              </w:r>
            </w:del>
            <w:ins w:id="266" w:author="DUDAS Elod" w:date="2016-10-26T18:19:00Z">
              <w:r w:rsidR="00556CFC">
                <w:rPr>
                  <w:color w:val="000000"/>
                </w:rPr>
                <w:t>-</w:t>
              </w:r>
            </w:ins>
            <w:del w:id="267" w:author="DUDAS Elod" w:date="2016-10-26T18:10:00Z">
              <w:r w:rsidDel="00DB2468">
                <w:rPr>
                  <w:color w:val="000000"/>
                </w:rPr>
                <w:delText>Project Owner</w:delText>
              </w:r>
            </w:del>
            <w:r>
              <w:rPr>
                <w:color w:val="000000"/>
              </w:rPr>
              <w:t xml:space="preserve"> </w:t>
            </w:r>
            <w:del w:id="268" w:author="DUDAS Elod" w:date="2016-10-26T18:19:00Z">
              <w:r w:rsidDel="00556CFC">
                <w:rPr>
                  <w:color w:val="000000"/>
                </w:rPr>
                <w:delText>(</w:delText>
              </w:r>
            </w:del>
            <w:del w:id="269" w:author="DUDAS Elod" w:date="2016-10-26T18:11:00Z">
              <w:r w:rsidDel="00DB2468">
                <w:rPr>
                  <w:color w:val="000000"/>
                </w:rPr>
                <w:delText>CODE equivalent</w:delText>
              </w:r>
            </w:del>
            <w:ins w:id="270" w:author="DUDAS Elod" w:date="2016-10-26T18:11:00Z">
              <w:r w:rsidR="00DB2468">
                <w:rPr>
                  <w:color w:val="000000"/>
                </w:rPr>
                <w:t>GIP</w:t>
              </w:r>
            </w:ins>
            <w:del w:id="271" w:author="DUDAS Elod" w:date="2016-10-26T18:20:00Z">
              <w:r w:rsidDel="00556CFC">
                <w:rPr>
                  <w:color w:val="000000"/>
                </w:rPr>
                <w:delText>)</w:delText>
              </w:r>
            </w:del>
          </w:p>
        </w:tc>
        <w:tc>
          <w:tcPr>
            <w:tcW w:w="1553" w:type="pct"/>
            <w:vAlign w:val="center"/>
          </w:tcPr>
          <w:p w:rsidR="00DE58D1" w:rsidRDefault="00DB2468" w:rsidP="002B0429">
            <w:pPr>
              <w:spacing w:before="100" w:beforeAutospacing="1" w:after="100" w:afterAutospacing="1"/>
              <w:jc w:val="center"/>
            </w:pPr>
            <w:ins w:id="272" w:author="DUDAS Elod" w:date="2016-10-26T18:12:00Z">
              <w:r w:rsidRPr="00DB2468">
                <w:rPr>
                  <w:lang w:val="fr-FR"/>
                </w:rPr>
                <w:t>Jérôme</w:t>
              </w:r>
              <w:r>
                <w:t xml:space="preserve"> GUICHARD</w:t>
              </w:r>
            </w:ins>
          </w:p>
        </w:tc>
        <w:tc>
          <w:tcPr>
            <w:tcW w:w="466" w:type="pct"/>
            <w:vAlign w:val="center"/>
          </w:tcPr>
          <w:p w:rsidR="00DE58D1" w:rsidRPr="00AF38C2" w:rsidRDefault="00DE58D1" w:rsidP="00AF38C2">
            <w:pPr>
              <w:spacing w:before="100" w:beforeAutospacing="1" w:after="100" w:afterAutospacing="1"/>
              <w:jc w:val="center"/>
            </w:pPr>
          </w:p>
        </w:tc>
        <w:tc>
          <w:tcPr>
            <w:tcW w:w="465" w:type="pct"/>
            <w:vAlign w:val="center"/>
          </w:tcPr>
          <w:p w:rsidR="00DE58D1" w:rsidRDefault="00DE58D1" w:rsidP="00AF38C2">
            <w:pPr>
              <w:spacing w:before="100" w:beforeAutospacing="1" w:after="100" w:afterAutospacing="1"/>
              <w:jc w:val="center"/>
              <w:rPr>
                <w:b/>
              </w:rPr>
            </w:pPr>
            <w:del w:id="273" w:author="DUDAS Elod" w:date="2016-10-26T18:01:00Z">
              <w:r w:rsidDel="00AF013D">
                <w:rPr>
                  <w:b/>
                </w:rPr>
                <w:delText>A</w:delText>
              </w:r>
            </w:del>
            <w:ins w:id="274" w:author="DUDAS Elod" w:date="2016-10-26T18:01:00Z">
              <w:r w:rsidR="00AF013D">
                <w:rPr>
                  <w:b/>
                </w:rPr>
                <w:t>C</w:t>
              </w:r>
            </w:ins>
          </w:p>
        </w:tc>
      </w:tr>
      <w:tr w:rsidR="00537182" w:rsidRPr="00AF38C2" w:rsidTr="00A9467F">
        <w:trPr>
          <w:ins w:id="275" w:author="DUDAS Elod" w:date="2016-10-26T18:01:00Z"/>
        </w:trPr>
        <w:tc>
          <w:tcPr>
            <w:tcW w:w="1120" w:type="pct"/>
            <w:vAlign w:val="center"/>
          </w:tcPr>
          <w:p w:rsidR="00AF013D" w:rsidRDefault="00AF013D" w:rsidP="00AF38C2">
            <w:pPr>
              <w:spacing w:before="100" w:beforeAutospacing="1" w:after="100" w:afterAutospacing="1"/>
              <w:jc w:val="center"/>
              <w:rPr>
                <w:ins w:id="276" w:author="DUDAS Elod" w:date="2016-10-26T18:01:00Z"/>
              </w:rPr>
            </w:pPr>
            <w:ins w:id="277" w:author="DUDAS Elod" w:date="2016-10-26T18:01:00Z">
              <w:r>
                <w:t>Council</w:t>
              </w:r>
            </w:ins>
          </w:p>
        </w:tc>
        <w:tc>
          <w:tcPr>
            <w:tcW w:w="1397" w:type="pct"/>
            <w:vAlign w:val="center"/>
          </w:tcPr>
          <w:p w:rsidR="00AF013D" w:rsidRDefault="00AF013D" w:rsidP="00AF013D">
            <w:pPr>
              <w:spacing w:before="100" w:beforeAutospacing="1" w:after="100" w:afterAutospacing="1"/>
              <w:jc w:val="center"/>
              <w:rPr>
                <w:ins w:id="278" w:author="DUDAS Elod" w:date="2016-10-26T18:04:00Z"/>
                <w:color w:val="000000"/>
              </w:rPr>
            </w:pPr>
            <w:ins w:id="279" w:author="DUDAS Elod" w:date="2016-10-26T18:04:00Z">
              <w:r>
                <w:rPr>
                  <w:color w:val="000000"/>
                </w:rPr>
                <w:t>BUSINESS-Project Owner</w:t>
              </w:r>
            </w:ins>
          </w:p>
          <w:p w:rsidR="00AF013D" w:rsidRDefault="00AF013D" w:rsidP="00AF013D">
            <w:pPr>
              <w:spacing w:before="100" w:beforeAutospacing="1" w:after="100" w:afterAutospacing="1"/>
              <w:jc w:val="center"/>
              <w:rPr>
                <w:ins w:id="280" w:author="DUDAS Elod" w:date="2016-10-26T18:01:00Z"/>
                <w:color w:val="000000"/>
              </w:rPr>
            </w:pPr>
            <w:ins w:id="281" w:author="DUDAS Elod" w:date="2016-10-26T18:04:00Z">
              <w:r>
                <w:rPr>
                  <w:color w:val="000000"/>
                </w:rPr>
                <w:t>(Knowledge Management)</w:t>
              </w:r>
            </w:ins>
          </w:p>
        </w:tc>
        <w:tc>
          <w:tcPr>
            <w:tcW w:w="1553" w:type="pct"/>
            <w:vAlign w:val="center"/>
          </w:tcPr>
          <w:p w:rsidR="00AF013D" w:rsidRDefault="00AF013D" w:rsidP="002B0429">
            <w:pPr>
              <w:spacing w:before="100" w:beforeAutospacing="1" w:after="100" w:afterAutospacing="1"/>
              <w:jc w:val="center"/>
              <w:rPr>
                <w:ins w:id="282" w:author="DUDAS Elod" w:date="2016-10-26T18:14:00Z"/>
              </w:rPr>
            </w:pPr>
            <w:ins w:id="283" w:author="DUDAS Elod" w:date="2016-10-26T18:05:00Z">
              <w:r>
                <w:t>Roland GENSON</w:t>
              </w:r>
            </w:ins>
          </w:p>
          <w:p w:rsidR="001B70F2" w:rsidRDefault="001B70F2" w:rsidP="002B0429">
            <w:pPr>
              <w:spacing w:before="100" w:beforeAutospacing="1" w:after="100" w:afterAutospacing="1"/>
              <w:jc w:val="center"/>
              <w:rPr>
                <w:ins w:id="284" w:author="DUDAS Elod" w:date="2016-10-26T18:01:00Z"/>
              </w:rPr>
            </w:pPr>
            <w:ins w:id="285" w:author="DUDAS Elod" w:date="2016-10-26T18:14:00Z">
              <w:r>
                <w:t>Juraj SYKORA</w:t>
              </w:r>
            </w:ins>
          </w:p>
        </w:tc>
        <w:tc>
          <w:tcPr>
            <w:tcW w:w="466" w:type="pct"/>
            <w:vAlign w:val="center"/>
          </w:tcPr>
          <w:p w:rsidR="00AF013D" w:rsidRPr="00AF38C2" w:rsidRDefault="00AF013D" w:rsidP="00AF38C2">
            <w:pPr>
              <w:spacing w:before="100" w:beforeAutospacing="1" w:after="100" w:afterAutospacing="1"/>
              <w:jc w:val="center"/>
              <w:rPr>
                <w:ins w:id="286" w:author="DUDAS Elod" w:date="2016-10-26T18:01:00Z"/>
              </w:rPr>
            </w:pPr>
          </w:p>
        </w:tc>
        <w:tc>
          <w:tcPr>
            <w:tcW w:w="465" w:type="pct"/>
            <w:vAlign w:val="center"/>
          </w:tcPr>
          <w:p w:rsidR="00AF013D" w:rsidDel="00AF013D" w:rsidRDefault="00AF013D" w:rsidP="00AF38C2">
            <w:pPr>
              <w:spacing w:before="100" w:beforeAutospacing="1" w:after="100" w:afterAutospacing="1"/>
              <w:jc w:val="center"/>
              <w:rPr>
                <w:ins w:id="287" w:author="DUDAS Elod" w:date="2016-10-26T18:01:00Z"/>
                <w:b/>
              </w:rPr>
            </w:pPr>
            <w:ins w:id="288" w:author="DUDAS Elod" w:date="2016-10-26T18:04:00Z">
              <w:r>
                <w:rPr>
                  <w:b/>
                </w:rPr>
                <w:t>A</w:t>
              </w:r>
            </w:ins>
          </w:p>
        </w:tc>
      </w:tr>
      <w:tr w:rsidR="00537182" w:rsidRPr="00AF38C2" w:rsidTr="00A9467F">
        <w:tc>
          <w:tcPr>
            <w:tcW w:w="1120" w:type="pct"/>
            <w:vAlign w:val="center"/>
          </w:tcPr>
          <w:p w:rsidR="00A9467F" w:rsidRDefault="00A9467F" w:rsidP="00AF38C2">
            <w:pPr>
              <w:spacing w:before="100" w:beforeAutospacing="1" w:after="100" w:afterAutospacing="1"/>
              <w:jc w:val="center"/>
            </w:pPr>
            <w:r>
              <w:t>Council</w:t>
            </w:r>
          </w:p>
        </w:tc>
        <w:tc>
          <w:tcPr>
            <w:tcW w:w="1397" w:type="pct"/>
            <w:vAlign w:val="center"/>
          </w:tcPr>
          <w:p w:rsidR="00A9467F" w:rsidRDefault="00A9467F" w:rsidP="00AF38C2">
            <w:pPr>
              <w:spacing w:before="100" w:beforeAutospacing="1" w:after="100" w:afterAutospacing="1"/>
              <w:jc w:val="center"/>
              <w:rPr>
                <w:color w:val="000000"/>
              </w:rPr>
            </w:pPr>
            <w:r>
              <w:rPr>
                <w:color w:val="000000"/>
              </w:rPr>
              <w:t>IT-Sponsor</w:t>
            </w:r>
          </w:p>
        </w:tc>
        <w:tc>
          <w:tcPr>
            <w:tcW w:w="1553" w:type="pct"/>
            <w:vAlign w:val="center"/>
          </w:tcPr>
          <w:p w:rsidR="00A9467F" w:rsidRDefault="001B70F2">
            <w:pPr>
              <w:spacing w:before="100" w:beforeAutospacing="1" w:after="100" w:afterAutospacing="1"/>
              <w:jc w:val="center"/>
              <w:pPrChange w:id="289" w:author="DUDAS Elod" w:date="2016-10-26T18:15:00Z">
                <w:pPr>
                  <w:spacing w:before="100" w:beforeAutospacing="1" w:after="100" w:afterAutospacing="1"/>
                </w:pPr>
              </w:pPrChange>
            </w:pPr>
            <w:ins w:id="290" w:author="DUDAS Elod" w:date="2016-10-26T18:13:00Z">
              <w:r w:rsidRPr="00913BDB">
                <w:rPr>
                  <w:lang w:val="fr-FR"/>
                  <w:rPrChange w:id="291" w:author="DUDAS Elod" w:date="2016-10-26T18:15:00Z">
                    <w:rPr/>
                  </w:rPrChange>
                </w:rPr>
                <w:t>Luc SIX</w:t>
              </w:r>
            </w:ins>
          </w:p>
        </w:tc>
        <w:tc>
          <w:tcPr>
            <w:tcW w:w="466" w:type="pct"/>
            <w:vAlign w:val="center"/>
          </w:tcPr>
          <w:p w:rsidR="00A9467F" w:rsidRPr="00AF38C2" w:rsidRDefault="00A9467F" w:rsidP="00AF38C2">
            <w:pPr>
              <w:spacing w:before="100" w:beforeAutospacing="1" w:after="100" w:afterAutospacing="1"/>
              <w:jc w:val="center"/>
            </w:pPr>
          </w:p>
        </w:tc>
        <w:tc>
          <w:tcPr>
            <w:tcW w:w="465" w:type="pct"/>
            <w:vAlign w:val="center"/>
          </w:tcPr>
          <w:p w:rsidR="00A9467F" w:rsidRDefault="00A9467F" w:rsidP="00AF38C2">
            <w:pPr>
              <w:spacing w:before="100" w:beforeAutospacing="1" w:after="100" w:afterAutospacing="1"/>
              <w:jc w:val="center"/>
              <w:rPr>
                <w:b/>
              </w:rPr>
            </w:pPr>
            <w:del w:id="292" w:author="DUDAS Elod" w:date="2016-10-26T18:04:00Z">
              <w:r w:rsidDel="00AF013D">
                <w:rPr>
                  <w:b/>
                </w:rPr>
                <w:delText>A</w:delText>
              </w:r>
            </w:del>
            <w:ins w:id="293" w:author="DUDAS Elod" w:date="2016-10-26T18:04:00Z">
              <w:r w:rsidR="00AF013D">
                <w:rPr>
                  <w:b/>
                </w:rPr>
                <w:t>C</w:t>
              </w:r>
            </w:ins>
          </w:p>
        </w:tc>
      </w:tr>
      <w:tr w:rsidR="00537182" w:rsidRPr="00537182" w:rsidTr="00A9467F">
        <w:trPr>
          <w:ins w:id="294" w:author="DUDAS Elod" w:date="2016-10-26T18:18:00Z"/>
        </w:trPr>
        <w:tc>
          <w:tcPr>
            <w:tcW w:w="1120" w:type="pct"/>
            <w:vAlign w:val="center"/>
          </w:tcPr>
          <w:p w:rsidR="00537182" w:rsidRDefault="00537182" w:rsidP="00AF38C2">
            <w:pPr>
              <w:spacing w:before="100" w:beforeAutospacing="1" w:after="100" w:afterAutospacing="1"/>
              <w:jc w:val="center"/>
              <w:rPr>
                <w:ins w:id="295" w:author="DUDAS Elod" w:date="2016-10-26T18:18:00Z"/>
              </w:rPr>
            </w:pPr>
            <w:ins w:id="296" w:author="DUDAS Elod" w:date="2016-10-26T18:18:00Z">
              <w:r>
                <w:t>Council</w:t>
              </w:r>
            </w:ins>
          </w:p>
        </w:tc>
        <w:tc>
          <w:tcPr>
            <w:tcW w:w="1397" w:type="pct"/>
            <w:vAlign w:val="center"/>
          </w:tcPr>
          <w:p w:rsidR="00537182" w:rsidRDefault="00537182" w:rsidP="0066467F">
            <w:pPr>
              <w:spacing w:before="100" w:beforeAutospacing="1" w:after="100" w:afterAutospacing="1"/>
              <w:jc w:val="center"/>
              <w:rPr>
                <w:ins w:id="297" w:author="DUDAS Elod" w:date="2016-10-26T18:18:00Z"/>
                <w:color w:val="000000"/>
              </w:rPr>
            </w:pPr>
            <w:ins w:id="298" w:author="DUDAS Elod" w:date="2016-10-26T18:18:00Z">
              <w:r>
                <w:rPr>
                  <w:color w:val="000000"/>
                </w:rPr>
                <w:t xml:space="preserve">IT - </w:t>
              </w:r>
            </w:ins>
            <w:ins w:id="299" w:author="DUDAS Elod" w:date="2016-10-26T18:19:00Z">
              <w:r w:rsidR="0066467F">
                <w:rPr>
                  <w:color w:val="000000"/>
                </w:rPr>
                <w:t>P</w:t>
              </w:r>
            </w:ins>
            <w:ins w:id="300" w:author="DUDAS Elod" w:date="2016-10-26T18:18:00Z">
              <w:r>
                <w:rPr>
                  <w:color w:val="000000"/>
                </w:rPr>
                <w:t>roject support</w:t>
              </w:r>
            </w:ins>
          </w:p>
        </w:tc>
        <w:tc>
          <w:tcPr>
            <w:tcW w:w="1553" w:type="pct"/>
            <w:vAlign w:val="center"/>
          </w:tcPr>
          <w:p w:rsidR="00537182" w:rsidRPr="00537182" w:rsidRDefault="00537182" w:rsidP="00537182">
            <w:pPr>
              <w:spacing w:before="100" w:beforeAutospacing="1" w:after="100" w:afterAutospacing="1"/>
              <w:jc w:val="center"/>
              <w:rPr>
                <w:ins w:id="301" w:author="DUDAS Elod" w:date="2016-10-26T18:18:00Z"/>
                <w:lang w:val="fr-FR"/>
              </w:rPr>
            </w:pPr>
            <w:ins w:id="302" w:author="DUDAS Elod" w:date="2016-10-26T18:18:00Z">
              <w:r>
                <w:rPr>
                  <w:lang w:val="fr-FR"/>
                </w:rPr>
                <w:t>David</w:t>
              </w:r>
              <w:r w:rsidRPr="00537182">
                <w:rPr>
                  <w:lang w:val="fr-FR"/>
                </w:rPr>
                <w:t xml:space="preserve"> MOUS</w:t>
              </w:r>
              <w:r>
                <w:rPr>
                  <w:lang w:val="fr-FR"/>
                </w:rPr>
                <w:t xml:space="preserve">SIAUX </w:t>
              </w:r>
            </w:ins>
          </w:p>
        </w:tc>
        <w:tc>
          <w:tcPr>
            <w:tcW w:w="466" w:type="pct"/>
            <w:vAlign w:val="center"/>
          </w:tcPr>
          <w:p w:rsidR="00537182" w:rsidRPr="00537182" w:rsidRDefault="00537182" w:rsidP="00AF38C2">
            <w:pPr>
              <w:spacing w:before="100" w:beforeAutospacing="1" w:after="100" w:afterAutospacing="1"/>
              <w:jc w:val="center"/>
              <w:rPr>
                <w:ins w:id="303" w:author="DUDAS Elod" w:date="2016-10-26T18:18:00Z"/>
                <w:lang w:val="fr-BE"/>
                <w:rPrChange w:id="304" w:author="DUDAS Elod" w:date="2016-10-26T18:18:00Z">
                  <w:rPr>
                    <w:ins w:id="305" w:author="DUDAS Elod" w:date="2016-10-26T18:18:00Z"/>
                  </w:rPr>
                </w:rPrChange>
              </w:rPr>
            </w:pPr>
          </w:p>
        </w:tc>
        <w:tc>
          <w:tcPr>
            <w:tcW w:w="465" w:type="pct"/>
            <w:vAlign w:val="center"/>
          </w:tcPr>
          <w:p w:rsidR="00537182" w:rsidRPr="00537182" w:rsidDel="00AF013D" w:rsidRDefault="00331DF0" w:rsidP="00AF38C2">
            <w:pPr>
              <w:spacing w:before="100" w:beforeAutospacing="1" w:after="100" w:afterAutospacing="1"/>
              <w:jc w:val="center"/>
              <w:rPr>
                <w:ins w:id="306" w:author="DUDAS Elod" w:date="2016-10-26T18:18:00Z"/>
                <w:b/>
                <w:lang w:val="fr-BE"/>
                <w:rPrChange w:id="307" w:author="DUDAS Elod" w:date="2016-10-26T18:18:00Z">
                  <w:rPr>
                    <w:ins w:id="308" w:author="DUDAS Elod" w:date="2016-10-26T18:18:00Z"/>
                    <w:b/>
                  </w:rPr>
                </w:rPrChange>
              </w:rPr>
            </w:pPr>
            <w:ins w:id="309" w:author="DUDAS Elod" w:date="2016-10-26T18:19:00Z">
              <w:r>
                <w:rPr>
                  <w:b/>
                  <w:lang w:val="fr-BE"/>
                </w:rPr>
                <w:t>C</w:t>
              </w:r>
            </w:ins>
          </w:p>
        </w:tc>
      </w:tr>
      <w:tr w:rsidR="007A5C2B" w:rsidRPr="00AF38C2" w:rsidTr="00A9467F">
        <w:trPr>
          <w:ins w:id="310" w:author="DUDAS Elod" w:date="2016-10-26T18:16:00Z"/>
        </w:trPr>
        <w:tc>
          <w:tcPr>
            <w:tcW w:w="1120" w:type="pct"/>
            <w:vAlign w:val="center"/>
          </w:tcPr>
          <w:p w:rsidR="007A5C2B" w:rsidRDefault="007A5C2B" w:rsidP="00AF38C2">
            <w:pPr>
              <w:spacing w:before="100" w:beforeAutospacing="1" w:after="100" w:afterAutospacing="1"/>
              <w:jc w:val="center"/>
              <w:rPr>
                <w:ins w:id="311" w:author="DUDAS Elod" w:date="2016-10-26T18:16:00Z"/>
              </w:rPr>
            </w:pPr>
            <w:ins w:id="312" w:author="DUDAS Elod" w:date="2016-10-26T18:16:00Z">
              <w:r>
                <w:t>Council</w:t>
              </w:r>
            </w:ins>
          </w:p>
        </w:tc>
        <w:tc>
          <w:tcPr>
            <w:tcW w:w="1397" w:type="pct"/>
            <w:vAlign w:val="center"/>
          </w:tcPr>
          <w:p w:rsidR="007A5C2B" w:rsidRDefault="007A5C2B" w:rsidP="007A5C2B">
            <w:pPr>
              <w:spacing w:before="100" w:beforeAutospacing="1" w:after="100" w:afterAutospacing="1"/>
              <w:jc w:val="center"/>
              <w:rPr>
                <w:ins w:id="313" w:author="DUDAS Elod" w:date="2016-10-26T18:16:00Z"/>
                <w:color w:val="000000"/>
              </w:rPr>
            </w:pPr>
            <w:ins w:id="314" w:author="DUDAS Elod" w:date="2016-10-26T18:16:00Z">
              <w:r>
                <w:rPr>
                  <w:color w:val="000000"/>
                </w:rPr>
                <w:t>BUSINESS - Project manager</w:t>
              </w:r>
            </w:ins>
          </w:p>
        </w:tc>
        <w:tc>
          <w:tcPr>
            <w:tcW w:w="1553" w:type="pct"/>
            <w:vAlign w:val="center"/>
          </w:tcPr>
          <w:p w:rsidR="007A5C2B" w:rsidRPr="007A5C2B" w:rsidRDefault="007A5C2B" w:rsidP="00913BDB">
            <w:pPr>
              <w:spacing w:before="100" w:beforeAutospacing="1" w:after="100" w:afterAutospacing="1"/>
              <w:jc w:val="center"/>
              <w:rPr>
                <w:ins w:id="315" w:author="DUDAS Elod" w:date="2016-10-26T18:16:00Z"/>
                <w:lang w:val="fr-FR"/>
              </w:rPr>
            </w:pPr>
            <w:proofErr w:type="spellStart"/>
            <w:ins w:id="316" w:author="DUDAS Elod" w:date="2016-10-26T18:16:00Z">
              <w:r>
                <w:rPr>
                  <w:lang w:val="fr-FR"/>
                </w:rPr>
                <w:t>Előd</w:t>
              </w:r>
              <w:proofErr w:type="spellEnd"/>
              <w:r>
                <w:rPr>
                  <w:lang w:val="fr-FR"/>
                </w:rPr>
                <w:t xml:space="preserve"> </w:t>
              </w:r>
              <w:proofErr w:type="spellStart"/>
              <w:r>
                <w:rPr>
                  <w:lang w:val="fr-FR"/>
                </w:rPr>
                <w:t>Ajtony</w:t>
              </w:r>
              <w:proofErr w:type="spellEnd"/>
              <w:r>
                <w:rPr>
                  <w:lang w:val="fr-FR"/>
                </w:rPr>
                <w:t xml:space="preserve"> DUDÁS</w:t>
              </w:r>
            </w:ins>
          </w:p>
        </w:tc>
        <w:tc>
          <w:tcPr>
            <w:tcW w:w="466" w:type="pct"/>
            <w:vAlign w:val="center"/>
          </w:tcPr>
          <w:p w:rsidR="007A5C2B" w:rsidRPr="00AF38C2" w:rsidRDefault="007A5C2B" w:rsidP="00AF38C2">
            <w:pPr>
              <w:spacing w:before="100" w:beforeAutospacing="1" w:after="100" w:afterAutospacing="1"/>
              <w:jc w:val="center"/>
              <w:rPr>
                <w:ins w:id="317" w:author="DUDAS Elod" w:date="2016-10-26T18:16:00Z"/>
              </w:rPr>
            </w:pPr>
          </w:p>
        </w:tc>
        <w:tc>
          <w:tcPr>
            <w:tcW w:w="465" w:type="pct"/>
            <w:vAlign w:val="center"/>
          </w:tcPr>
          <w:p w:rsidR="007A5C2B" w:rsidDel="00AF013D" w:rsidRDefault="007A5C2B" w:rsidP="00AF38C2">
            <w:pPr>
              <w:spacing w:before="100" w:beforeAutospacing="1" w:after="100" w:afterAutospacing="1"/>
              <w:jc w:val="center"/>
              <w:rPr>
                <w:ins w:id="318" w:author="DUDAS Elod" w:date="2016-10-26T18:16:00Z"/>
                <w:b/>
              </w:rPr>
            </w:pPr>
            <w:ins w:id="319" w:author="DUDAS Elod" w:date="2016-10-26T18:17:00Z">
              <w:r>
                <w:rPr>
                  <w:b/>
                </w:rPr>
                <w:t>C</w:t>
              </w:r>
            </w:ins>
          </w:p>
        </w:tc>
      </w:tr>
      <w:tr w:rsidR="007A5C2B" w:rsidRPr="00AF38C2" w:rsidTr="00A9467F">
        <w:trPr>
          <w:ins w:id="320" w:author="DUDAS Elod" w:date="2016-10-26T18:17:00Z"/>
        </w:trPr>
        <w:tc>
          <w:tcPr>
            <w:tcW w:w="1120" w:type="pct"/>
            <w:vAlign w:val="center"/>
          </w:tcPr>
          <w:p w:rsidR="007A5C2B" w:rsidRDefault="007A5C2B" w:rsidP="00AF38C2">
            <w:pPr>
              <w:spacing w:before="100" w:beforeAutospacing="1" w:after="100" w:afterAutospacing="1"/>
              <w:jc w:val="center"/>
              <w:rPr>
                <w:ins w:id="321" w:author="DUDAS Elod" w:date="2016-10-26T18:17:00Z"/>
              </w:rPr>
            </w:pPr>
            <w:ins w:id="322" w:author="DUDAS Elod" w:date="2016-10-26T18:17:00Z">
              <w:r>
                <w:t>Council</w:t>
              </w:r>
            </w:ins>
          </w:p>
        </w:tc>
        <w:tc>
          <w:tcPr>
            <w:tcW w:w="1397" w:type="pct"/>
            <w:vAlign w:val="center"/>
          </w:tcPr>
          <w:p w:rsidR="007A5C2B" w:rsidRDefault="007A5C2B" w:rsidP="004B3570">
            <w:pPr>
              <w:spacing w:before="100" w:beforeAutospacing="1" w:after="100" w:afterAutospacing="1"/>
              <w:jc w:val="center"/>
              <w:rPr>
                <w:ins w:id="323" w:author="DUDAS Elod" w:date="2016-10-26T18:17:00Z"/>
                <w:color w:val="000000"/>
              </w:rPr>
            </w:pPr>
            <w:ins w:id="324" w:author="DUDAS Elod" w:date="2016-10-26T18:17:00Z">
              <w:r>
                <w:rPr>
                  <w:color w:val="000000"/>
                </w:rPr>
                <w:t>BUSINESS - Knowledge Ma</w:t>
              </w:r>
            </w:ins>
            <w:ins w:id="325" w:author="DUDAS Elod" w:date="2016-10-26T18:19:00Z">
              <w:r w:rsidR="004B3570">
                <w:rPr>
                  <w:color w:val="000000"/>
                </w:rPr>
                <w:t>n</w:t>
              </w:r>
            </w:ins>
            <w:ins w:id="326" w:author="DUDAS Elod" w:date="2016-10-26T18:17:00Z">
              <w:r>
                <w:rPr>
                  <w:color w:val="000000"/>
                </w:rPr>
                <w:t>agement</w:t>
              </w:r>
            </w:ins>
          </w:p>
        </w:tc>
        <w:tc>
          <w:tcPr>
            <w:tcW w:w="1553" w:type="pct"/>
            <w:vAlign w:val="center"/>
          </w:tcPr>
          <w:p w:rsidR="007A5C2B" w:rsidRDefault="007A5C2B" w:rsidP="00913BDB">
            <w:pPr>
              <w:spacing w:before="100" w:beforeAutospacing="1" w:after="100" w:afterAutospacing="1"/>
              <w:jc w:val="center"/>
              <w:rPr>
                <w:ins w:id="327" w:author="DUDAS Elod" w:date="2016-10-26T18:17:00Z"/>
                <w:lang w:val="fr-FR"/>
              </w:rPr>
            </w:pPr>
            <w:ins w:id="328" w:author="DUDAS Elod" w:date="2016-10-26T18:17:00Z">
              <w:r>
                <w:rPr>
                  <w:lang w:val="fr-FR"/>
                </w:rPr>
                <w:t>Pierre COTTE</w:t>
              </w:r>
            </w:ins>
          </w:p>
        </w:tc>
        <w:tc>
          <w:tcPr>
            <w:tcW w:w="466" w:type="pct"/>
            <w:vAlign w:val="center"/>
          </w:tcPr>
          <w:p w:rsidR="007A5C2B" w:rsidRPr="00AF38C2" w:rsidRDefault="007A5C2B" w:rsidP="00AF38C2">
            <w:pPr>
              <w:spacing w:before="100" w:beforeAutospacing="1" w:after="100" w:afterAutospacing="1"/>
              <w:jc w:val="center"/>
              <w:rPr>
                <w:ins w:id="329" w:author="DUDAS Elod" w:date="2016-10-26T18:17:00Z"/>
              </w:rPr>
            </w:pPr>
          </w:p>
        </w:tc>
        <w:tc>
          <w:tcPr>
            <w:tcW w:w="465" w:type="pct"/>
            <w:vAlign w:val="center"/>
          </w:tcPr>
          <w:p w:rsidR="007A5C2B" w:rsidRDefault="007A5C2B" w:rsidP="00AF38C2">
            <w:pPr>
              <w:spacing w:before="100" w:beforeAutospacing="1" w:after="100" w:afterAutospacing="1"/>
              <w:jc w:val="center"/>
              <w:rPr>
                <w:ins w:id="330" w:author="DUDAS Elod" w:date="2016-10-26T18:17:00Z"/>
                <w:b/>
              </w:rPr>
            </w:pPr>
            <w:ins w:id="331" w:author="DUDAS Elod" w:date="2016-10-26T18:17:00Z">
              <w:r>
                <w:rPr>
                  <w:b/>
                </w:rPr>
                <w:t>C</w:t>
              </w:r>
            </w:ins>
          </w:p>
        </w:tc>
      </w:tr>
      <w:tr w:rsidR="00537182" w:rsidRPr="00AF38C2" w:rsidTr="00A9467F">
        <w:tc>
          <w:tcPr>
            <w:tcW w:w="1120" w:type="pct"/>
            <w:vAlign w:val="center"/>
          </w:tcPr>
          <w:p w:rsidR="00D33D98" w:rsidRPr="00AF38C2" w:rsidRDefault="00A9467F" w:rsidP="00AF38C2">
            <w:pPr>
              <w:spacing w:before="100" w:beforeAutospacing="1" w:after="100" w:afterAutospacing="1"/>
              <w:jc w:val="center"/>
            </w:pPr>
            <w:r>
              <w:t>EP DG ITEC</w:t>
            </w:r>
          </w:p>
        </w:tc>
        <w:tc>
          <w:tcPr>
            <w:tcW w:w="1397" w:type="pct"/>
            <w:vAlign w:val="center"/>
          </w:tcPr>
          <w:p w:rsidR="00D33D98" w:rsidRPr="00AF38C2" w:rsidRDefault="00A9467F" w:rsidP="00AF38C2">
            <w:pPr>
              <w:spacing w:before="100" w:beforeAutospacing="1" w:after="100" w:afterAutospacing="1"/>
              <w:jc w:val="center"/>
            </w:pPr>
            <w:r>
              <w:t>Senior Supplier</w:t>
            </w:r>
          </w:p>
        </w:tc>
        <w:tc>
          <w:tcPr>
            <w:tcW w:w="1553" w:type="pct"/>
            <w:vAlign w:val="center"/>
          </w:tcPr>
          <w:p w:rsidR="00D33D98" w:rsidRPr="00AF38C2" w:rsidRDefault="00A9467F" w:rsidP="00AF38C2">
            <w:pPr>
              <w:spacing w:before="100" w:beforeAutospacing="1" w:after="100" w:afterAutospacing="1"/>
              <w:jc w:val="center"/>
            </w:pPr>
            <w:r>
              <w:t>Olivier LEBOEUF</w:t>
            </w:r>
          </w:p>
        </w:tc>
        <w:tc>
          <w:tcPr>
            <w:tcW w:w="466" w:type="pct"/>
            <w:vAlign w:val="center"/>
          </w:tcPr>
          <w:p w:rsidR="00D33D98" w:rsidRPr="00AF38C2" w:rsidRDefault="00D77A61" w:rsidP="00AF38C2">
            <w:pPr>
              <w:spacing w:before="100" w:beforeAutospacing="1" w:after="100" w:afterAutospacing="1"/>
              <w:jc w:val="center"/>
            </w:pPr>
            <w:r>
              <w:t>OL</w:t>
            </w:r>
          </w:p>
        </w:tc>
        <w:tc>
          <w:tcPr>
            <w:tcW w:w="465" w:type="pct"/>
            <w:vAlign w:val="center"/>
          </w:tcPr>
          <w:p w:rsidR="00D33D98" w:rsidRPr="00AF38C2" w:rsidRDefault="00A9467F" w:rsidP="00AF38C2">
            <w:pPr>
              <w:spacing w:before="100" w:beforeAutospacing="1" w:after="100" w:afterAutospacing="1"/>
              <w:jc w:val="center"/>
            </w:pPr>
            <w:r>
              <w:t>C</w:t>
            </w:r>
          </w:p>
        </w:tc>
      </w:tr>
      <w:tr w:rsidR="00537182" w:rsidRPr="00AF38C2" w:rsidTr="00A9467F">
        <w:tc>
          <w:tcPr>
            <w:tcW w:w="1120" w:type="pct"/>
            <w:vAlign w:val="center"/>
          </w:tcPr>
          <w:p w:rsidR="00A9467F" w:rsidRDefault="00A9467F" w:rsidP="00AF38C2">
            <w:pPr>
              <w:spacing w:before="100" w:beforeAutospacing="1" w:after="100" w:afterAutospacing="1"/>
              <w:jc w:val="center"/>
            </w:pPr>
            <w:r>
              <w:t>EP DG ITEC</w:t>
            </w:r>
          </w:p>
        </w:tc>
        <w:tc>
          <w:tcPr>
            <w:tcW w:w="1397" w:type="pct"/>
            <w:vAlign w:val="center"/>
          </w:tcPr>
          <w:p w:rsidR="00A9467F" w:rsidRDefault="00A9467F" w:rsidP="00AF38C2">
            <w:pPr>
              <w:spacing w:before="100" w:beforeAutospacing="1" w:after="100" w:afterAutospacing="1"/>
              <w:jc w:val="center"/>
            </w:pPr>
            <w:r>
              <w:t>IT Project Manager</w:t>
            </w:r>
          </w:p>
        </w:tc>
        <w:tc>
          <w:tcPr>
            <w:tcW w:w="1553" w:type="pct"/>
            <w:vAlign w:val="center"/>
          </w:tcPr>
          <w:p w:rsidR="00A9467F" w:rsidRDefault="00A9467F" w:rsidP="00AF38C2">
            <w:pPr>
              <w:spacing w:before="100" w:beforeAutospacing="1" w:after="100" w:afterAutospacing="1"/>
              <w:jc w:val="center"/>
            </w:pPr>
            <w:r>
              <w:t>Gianluigi ALARI</w:t>
            </w:r>
          </w:p>
        </w:tc>
        <w:tc>
          <w:tcPr>
            <w:tcW w:w="466" w:type="pct"/>
            <w:vAlign w:val="center"/>
          </w:tcPr>
          <w:p w:rsidR="00A9467F" w:rsidRPr="00AF38C2" w:rsidRDefault="00D77A61" w:rsidP="00AF38C2">
            <w:pPr>
              <w:spacing w:before="100" w:beforeAutospacing="1" w:after="100" w:afterAutospacing="1"/>
              <w:jc w:val="center"/>
            </w:pPr>
            <w:r>
              <w:t>GA</w:t>
            </w:r>
          </w:p>
        </w:tc>
        <w:tc>
          <w:tcPr>
            <w:tcW w:w="465" w:type="pct"/>
            <w:vAlign w:val="center"/>
          </w:tcPr>
          <w:p w:rsidR="00A9467F" w:rsidRDefault="00A9467F" w:rsidP="00AF38C2">
            <w:pPr>
              <w:spacing w:before="100" w:beforeAutospacing="1" w:after="100" w:afterAutospacing="1"/>
              <w:jc w:val="center"/>
            </w:pPr>
            <w:r>
              <w:t>R</w:t>
            </w:r>
          </w:p>
        </w:tc>
      </w:tr>
      <w:tr w:rsidR="00537182" w:rsidRPr="00AF38C2" w:rsidTr="00A9467F">
        <w:tc>
          <w:tcPr>
            <w:tcW w:w="1120" w:type="pct"/>
            <w:vAlign w:val="center"/>
          </w:tcPr>
          <w:p w:rsidR="00D33D98" w:rsidRPr="00AF38C2" w:rsidRDefault="00A9467F" w:rsidP="00AF38C2">
            <w:pPr>
              <w:spacing w:before="100" w:beforeAutospacing="1" w:after="100" w:afterAutospacing="1"/>
              <w:jc w:val="center"/>
            </w:pPr>
            <w:r>
              <w:t>EP DG ITEC</w:t>
            </w:r>
          </w:p>
        </w:tc>
        <w:tc>
          <w:tcPr>
            <w:tcW w:w="1397" w:type="pct"/>
            <w:vAlign w:val="center"/>
          </w:tcPr>
          <w:p w:rsidR="00D33D98" w:rsidRPr="00AF38C2" w:rsidRDefault="00A9467F" w:rsidP="00AF38C2">
            <w:pPr>
              <w:spacing w:before="100" w:beforeAutospacing="1" w:after="100" w:afterAutospacing="1"/>
              <w:jc w:val="center"/>
            </w:pPr>
            <w:r>
              <w:t>IT Project Delivery Manager</w:t>
            </w:r>
          </w:p>
        </w:tc>
        <w:tc>
          <w:tcPr>
            <w:tcW w:w="1553" w:type="pct"/>
            <w:vAlign w:val="center"/>
          </w:tcPr>
          <w:p w:rsidR="00D33D98" w:rsidRPr="00AF38C2" w:rsidRDefault="00A9467F" w:rsidP="00AF38C2">
            <w:pPr>
              <w:spacing w:before="100" w:beforeAutospacing="1" w:after="100" w:afterAutospacing="1"/>
              <w:jc w:val="center"/>
            </w:pPr>
            <w:r>
              <w:t>Georgios KOUKLAKIS</w:t>
            </w:r>
          </w:p>
        </w:tc>
        <w:tc>
          <w:tcPr>
            <w:tcW w:w="466" w:type="pct"/>
            <w:vAlign w:val="center"/>
          </w:tcPr>
          <w:p w:rsidR="00D33D98" w:rsidRPr="00AF38C2" w:rsidRDefault="00D77A61" w:rsidP="00AF38C2">
            <w:pPr>
              <w:spacing w:before="100" w:beforeAutospacing="1" w:after="100" w:afterAutospacing="1"/>
              <w:jc w:val="center"/>
            </w:pPr>
            <w:r>
              <w:t>GK</w:t>
            </w:r>
          </w:p>
        </w:tc>
        <w:tc>
          <w:tcPr>
            <w:tcW w:w="465" w:type="pct"/>
            <w:vAlign w:val="center"/>
          </w:tcPr>
          <w:p w:rsidR="00D33D98" w:rsidRPr="00AF38C2" w:rsidRDefault="00D33D98" w:rsidP="00AF38C2">
            <w:pPr>
              <w:spacing w:before="100" w:beforeAutospacing="1" w:after="100" w:afterAutospacing="1"/>
              <w:jc w:val="center"/>
            </w:pPr>
            <w:r w:rsidRPr="00AF38C2">
              <w:t>C</w:t>
            </w:r>
          </w:p>
        </w:tc>
      </w:tr>
      <w:tr w:rsidR="00537182" w:rsidRPr="00AF38C2" w:rsidTr="00A9467F">
        <w:tc>
          <w:tcPr>
            <w:tcW w:w="1120" w:type="pct"/>
            <w:vAlign w:val="center"/>
          </w:tcPr>
          <w:p w:rsidR="00A9467F" w:rsidRDefault="00A9467F" w:rsidP="00AF38C2">
            <w:pPr>
              <w:spacing w:before="100" w:beforeAutospacing="1" w:after="100" w:afterAutospacing="1"/>
              <w:jc w:val="center"/>
            </w:pPr>
            <w:r>
              <w:t>EP DG ITEC</w:t>
            </w:r>
          </w:p>
        </w:tc>
        <w:tc>
          <w:tcPr>
            <w:tcW w:w="1397" w:type="pct"/>
            <w:vAlign w:val="center"/>
          </w:tcPr>
          <w:p w:rsidR="00A9467F" w:rsidRDefault="00A9467F" w:rsidP="00AF38C2">
            <w:pPr>
              <w:spacing w:before="100" w:beforeAutospacing="1" w:after="100" w:afterAutospacing="1"/>
              <w:jc w:val="center"/>
            </w:pPr>
            <w:r>
              <w:t>IT Analyst-PROMS</w:t>
            </w:r>
          </w:p>
        </w:tc>
        <w:tc>
          <w:tcPr>
            <w:tcW w:w="1553" w:type="pct"/>
            <w:vAlign w:val="center"/>
          </w:tcPr>
          <w:p w:rsidR="00A9467F" w:rsidRDefault="00A9467F" w:rsidP="00AF38C2">
            <w:pPr>
              <w:spacing w:before="100" w:beforeAutospacing="1" w:after="100" w:afterAutospacing="1"/>
              <w:jc w:val="center"/>
            </w:pPr>
            <w:r>
              <w:t>Michal FEHERPATAKY</w:t>
            </w:r>
          </w:p>
        </w:tc>
        <w:tc>
          <w:tcPr>
            <w:tcW w:w="466" w:type="pct"/>
            <w:vAlign w:val="center"/>
          </w:tcPr>
          <w:p w:rsidR="00A9467F" w:rsidRPr="00AF38C2" w:rsidRDefault="00D77A61" w:rsidP="00AF38C2">
            <w:pPr>
              <w:spacing w:before="100" w:beforeAutospacing="1" w:after="100" w:afterAutospacing="1"/>
              <w:jc w:val="center"/>
            </w:pPr>
            <w:r>
              <w:t>MF</w:t>
            </w:r>
          </w:p>
        </w:tc>
        <w:tc>
          <w:tcPr>
            <w:tcW w:w="465" w:type="pct"/>
            <w:vAlign w:val="center"/>
          </w:tcPr>
          <w:p w:rsidR="00A9467F" w:rsidRPr="00AF38C2" w:rsidRDefault="00A9467F" w:rsidP="00AF38C2">
            <w:pPr>
              <w:spacing w:before="100" w:beforeAutospacing="1" w:after="100" w:afterAutospacing="1"/>
              <w:jc w:val="center"/>
            </w:pPr>
            <w:r>
              <w:t>C</w:t>
            </w:r>
          </w:p>
        </w:tc>
      </w:tr>
      <w:tr w:rsidR="00537182" w:rsidRPr="00AF38C2" w:rsidTr="00A9467F">
        <w:tc>
          <w:tcPr>
            <w:tcW w:w="1120" w:type="pct"/>
            <w:vAlign w:val="center"/>
          </w:tcPr>
          <w:p w:rsidR="00D33D98" w:rsidRPr="00AF38C2" w:rsidRDefault="00A9467F" w:rsidP="00AF38C2">
            <w:pPr>
              <w:spacing w:before="100" w:beforeAutospacing="1" w:after="100" w:afterAutospacing="1"/>
              <w:jc w:val="center"/>
            </w:pPr>
            <w:del w:id="332" w:author="DUDAS Elod" w:date="2016-10-26T18:20:00Z">
              <w:r w:rsidDel="00F619A4">
                <w:delText>Council</w:delText>
              </w:r>
            </w:del>
          </w:p>
        </w:tc>
        <w:tc>
          <w:tcPr>
            <w:tcW w:w="1397" w:type="pct"/>
            <w:vAlign w:val="center"/>
          </w:tcPr>
          <w:p w:rsidR="00D33D98" w:rsidRPr="00AF38C2" w:rsidRDefault="00D33D98" w:rsidP="00AF38C2">
            <w:pPr>
              <w:spacing w:before="100" w:beforeAutospacing="1" w:after="100" w:afterAutospacing="1"/>
              <w:jc w:val="center"/>
            </w:pPr>
          </w:p>
        </w:tc>
        <w:tc>
          <w:tcPr>
            <w:tcW w:w="1553" w:type="pct"/>
            <w:vAlign w:val="center"/>
          </w:tcPr>
          <w:p w:rsidR="00D33D98" w:rsidRPr="00AF38C2" w:rsidRDefault="00D33D98" w:rsidP="00AF38C2">
            <w:pPr>
              <w:spacing w:before="100" w:beforeAutospacing="1" w:after="100" w:afterAutospacing="1"/>
              <w:jc w:val="center"/>
            </w:pPr>
          </w:p>
        </w:tc>
        <w:tc>
          <w:tcPr>
            <w:tcW w:w="466" w:type="pct"/>
            <w:vAlign w:val="center"/>
          </w:tcPr>
          <w:p w:rsidR="00D33D98" w:rsidRPr="00AF38C2" w:rsidRDefault="00D33D98" w:rsidP="00AF38C2">
            <w:pPr>
              <w:spacing w:before="100" w:beforeAutospacing="1" w:after="100" w:afterAutospacing="1"/>
              <w:jc w:val="center"/>
            </w:pPr>
          </w:p>
        </w:tc>
        <w:tc>
          <w:tcPr>
            <w:tcW w:w="465" w:type="pct"/>
            <w:vAlign w:val="center"/>
          </w:tcPr>
          <w:p w:rsidR="00D33D98" w:rsidRPr="00AF38C2" w:rsidRDefault="00A9467F" w:rsidP="00AF38C2">
            <w:pPr>
              <w:spacing w:before="100" w:beforeAutospacing="1" w:after="100" w:afterAutospacing="1"/>
              <w:jc w:val="center"/>
            </w:pPr>
            <w:del w:id="333" w:author="DUDAS Elod" w:date="2016-10-26T18:20:00Z">
              <w:r w:rsidDel="00F619A4">
                <w:delText>C</w:delText>
              </w:r>
            </w:del>
          </w:p>
        </w:tc>
      </w:tr>
      <w:tr w:rsidR="00537182" w:rsidRPr="00AF38C2" w:rsidTr="00A9467F">
        <w:tc>
          <w:tcPr>
            <w:tcW w:w="1120" w:type="pct"/>
            <w:vAlign w:val="center"/>
          </w:tcPr>
          <w:p w:rsidR="00A9467F" w:rsidRDefault="00A9467F" w:rsidP="00AF38C2">
            <w:pPr>
              <w:spacing w:before="100" w:beforeAutospacing="1" w:after="100" w:afterAutospacing="1"/>
              <w:jc w:val="center"/>
            </w:pPr>
            <w:r>
              <w:t>EP &amp; Council</w:t>
            </w:r>
          </w:p>
        </w:tc>
        <w:tc>
          <w:tcPr>
            <w:tcW w:w="1397" w:type="pct"/>
            <w:vAlign w:val="center"/>
          </w:tcPr>
          <w:p w:rsidR="00A9467F" w:rsidRPr="00AF38C2" w:rsidRDefault="00A9467F" w:rsidP="00AF38C2">
            <w:pPr>
              <w:spacing w:before="100" w:beforeAutospacing="1" w:after="100" w:afterAutospacing="1"/>
              <w:jc w:val="center"/>
            </w:pPr>
            <w:r>
              <w:t>Project Stakeholders</w:t>
            </w:r>
          </w:p>
        </w:tc>
        <w:tc>
          <w:tcPr>
            <w:tcW w:w="1553" w:type="pct"/>
            <w:vAlign w:val="center"/>
          </w:tcPr>
          <w:p w:rsidR="00A9467F" w:rsidRDefault="00A9467F" w:rsidP="00AF38C2">
            <w:pPr>
              <w:spacing w:before="100" w:beforeAutospacing="1" w:after="100" w:afterAutospacing="1"/>
              <w:jc w:val="center"/>
            </w:pPr>
            <w:r>
              <w:t>Participants of the meeting</w:t>
            </w:r>
          </w:p>
        </w:tc>
        <w:tc>
          <w:tcPr>
            <w:tcW w:w="466" w:type="pct"/>
            <w:vAlign w:val="center"/>
          </w:tcPr>
          <w:p w:rsidR="00A9467F" w:rsidRPr="00AF38C2" w:rsidRDefault="00A9467F" w:rsidP="00AF38C2">
            <w:pPr>
              <w:spacing w:before="100" w:beforeAutospacing="1" w:after="100" w:afterAutospacing="1"/>
              <w:jc w:val="center"/>
            </w:pPr>
          </w:p>
        </w:tc>
        <w:tc>
          <w:tcPr>
            <w:tcW w:w="465" w:type="pct"/>
            <w:vAlign w:val="center"/>
          </w:tcPr>
          <w:p w:rsidR="00A9467F" w:rsidRDefault="00A9467F" w:rsidP="00AF38C2">
            <w:pPr>
              <w:spacing w:before="100" w:beforeAutospacing="1" w:after="100" w:afterAutospacing="1"/>
              <w:jc w:val="center"/>
            </w:pPr>
            <w:r>
              <w:t>I</w:t>
            </w:r>
          </w:p>
        </w:tc>
      </w:tr>
    </w:tbl>
    <w:p w:rsidR="00D33D98" w:rsidRPr="00513FEA" w:rsidRDefault="00D269A9" w:rsidP="007B0271">
      <w:pPr>
        <w:pStyle w:val="Heading2"/>
        <w:numPr>
          <w:ilvl w:val="1"/>
          <w:numId w:val="6"/>
        </w:numPr>
        <w:tabs>
          <w:tab w:val="num" w:pos="1985"/>
        </w:tabs>
        <w:ind w:left="1985" w:hanging="1134"/>
      </w:pPr>
      <w:bookmarkStart w:id="334" w:name="_Toc463518075"/>
      <w:r>
        <w:t>Change h</w:t>
      </w:r>
      <w:r w:rsidR="00D33D98">
        <w:t>istory</w:t>
      </w:r>
      <w:bookmarkEnd w:id="334"/>
    </w:p>
    <w:tbl>
      <w:tblPr>
        <w:tblW w:w="506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right w:w="57" w:type="dxa"/>
        </w:tblCellMar>
        <w:tblLook w:val="01E0" w:firstRow="1" w:lastRow="1" w:firstColumn="1" w:lastColumn="1" w:noHBand="0" w:noVBand="0"/>
      </w:tblPr>
      <w:tblGrid>
        <w:gridCol w:w="1157"/>
        <w:gridCol w:w="1168"/>
        <w:gridCol w:w="1403"/>
        <w:gridCol w:w="852"/>
        <w:gridCol w:w="5299"/>
      </w:tblGrid>
      <w:tr w:rsidR="007C51FA" w:rsidRPr="000F170E" w:rsidTr="00A9467F">
        <w:trPr>
          <w:trHeight w:val="276"/>
          <w:tblHeader/>
        </w:trPr>
        <w:tc>
          <w:tcPr>
            <w:tcW w:w="586" w:type="pct"/>
            <w:shd w:val="clear" w:color="auto" w:fill="C0C0C0"/>
            <w:vAlign w:val="center"/>
          </w:tcPr>
          <w:p w:rsidR="00D33D98" w:rsidRPr="000F170E" w:rsidRDefault="00D33D98" w:rsidP="00AF38C2">
            <w:pPr>
              <w:spacing w:before="100" w:beforeAutospacing="1" w:after="100" w:afterAutospacing="1"/>
              <w:jc w:val="center"/>
              <w:rPr>
                <w:b/>
              </w:rPr>
            </w:pPr>
            <w:r w:rsidRPr="000F170E">
              <w:rPr>
                <w:b/>
              </w:rPr>
              <w:t>Version</w:t>
            </w:r>
            <w:r>
              <w:rPr>
                <w:b/>
              </w:rPr>
              <w:t xml:space="preserve"> </w:t>
            </w:r>
            <w:r w:rsidR="00AF38C2">
              <w:rPr>
                <w:b/>
              </w:rPr>
              <w:t>n</w:t>
            </w:r>
            <w:r>
              <w:rPr>
                <w:b/>
              </w:rPr>
              <w:t>umber</w:t>
            </w:r>
            <w:r>
              <w:rPr>
                <w:rStyle w:val="FootnoteReference"/>
                <w:b/>
              </w:rPr>
              <w:footnoteReference w:id="5"/>
            </w:r>
          </w:p>
        </w:tc>
        <w:tc>
          <w:tcPr>
            <w:tcW w:w="591" w:type="pct"/>
            <w:shd w:val="clear" w:color="auto" w:fill="C0C0C0"/>
            <w:vAlign w:val="center"/>
          </w:tcPr>
          <w:p w:rsidR="00D33D98" w:rsidRPr="000F170E" w:rsidRDefault="00D33D98" w:rsidP="00AF38C2">
            <w:pPr>
              <w:spacing w:before="100" w:beforeAutospacing="1" w:after="100" w:afterAutospacing="1"/>
              <w:jc w:val="center"/>
              <w:rPr>
                <w:b/>
              </w:rPr>
            </w:pPr>
            <w:r>
              <w:rPr>
                <w:b/>
              </w:rPr>
              <w:t>Status</w:t>
            </w:r>
            <w:r>
              <w:rPr>
                <w:rStyle w:val="FootnoteReference"/>
                <w:b/>
              </w:rPr>
              <w:footnoteReference w:id="6"/>
            </w:r>
          </w:p>
        </w:tc>
        <w:tc>
          <w:tcPr>
            <w:tcW w:w="710" w:type="pct"/>
            <w:shd w:val="clear" w:color="auto" w:fill="C0C0C0"/>
            <w:vAlign w:val="center"/>
          </w:tcPr>
          <w:p w:rsidR="00D33D98" w:rsidRPr="000F170E" w:rsidRDefault="00D33D98" w:rsidP="00AF38C2">
            <w:pPr>
              <w:spacing w:before="100" w:beforeAutospacing="1" w:after="100" w:afterAutospacing="1"/>
              <w:jc w:val="center"/>
              <w:rPr>
                <w:b/>
              </w:rPr>
            </w:pPr>
            <w:r w:rsidRPr="000F170E">
              <w:rPr>
                <w:b/>
              </w:rPr>
              <w:t>Date</w:t>
            </w:r>
          </w:p>
        </w:tc>
        <w:tc>
          <w:tcPr>
            <w:tcW w:w="431" w:type="pct"/>
            <w:shd w:val="clear" w:color="auto" w:fill="C0C0C0"/>
            <w:vAlign w:val="center"/>
          </w:tcPr>
          <w:p w:rsidR="00D33D98" w:rsidRPr="000F170E" w:rsidRDefault="00D33D98" w:rsidP="00AF38C2">
            <w:pPr>
              <w:spacing w:before="100" w:beforeAutospacing="1" w:after="100" w:afterAutospacing="1"/>
              <w:jc w:val="center"/>
              <w:rPr>
                <w:b/>
              </w:rPr>
            </w:pPr>
            <w:r>
              <w:rPr>
                <w:b/>
              </w:rPr>
              <w:t>Initials</w:t>
            </w:r>
          </w:p>
        </w:tc>
        <w:tc>
          <w:tcPr>
            <w:tcW w:w="2682" w:type="pct"/>
            <w:shd w:val="clear" w:color="auto" w:fill="C0C0C0"/>
            <w:vAlign w:val="center"/>
          </w:tcPr>
          <w:p w:rsidR="00D33D98" w:rsidRPr="000F170E" w:rsidRDefault="00D33D98" w:rsidP="00AF38C2">
            <w:pPr>
              <w:spacing w:before="100" w:beforeAutospacing="1" w:after="100" w:afterAutospacing="1"/>
              <w:jc w:val="center"/>
              <w:rPr>
                <w:b/>
              </w:rPr>
            </w:pPr>
            <w:r>
              <w:rPr>
                <w:b/>
              </w:rPr>
              <w:t xml:space="preserve">Summary of </w:t>
            </w:r>
            <w:r w:rsidR="00AF38C2">
              <w:rPr>
                <w:b/>
              </w:rPr>
              <w:t>c</w:t>
            </w:r>
            <w:r>
              <w:rPr>
                <w:b/>
              </w:rPr>
              <w:t>hanges</w:t>
            </w:r>
          </w:p>
        </w:tc>
      </w:tr>
      <w:tr w:rsidR="00AB0E4A" w:rsidRPr="00171790" w:rsidTr="00A9467F">
        <w:tc>
          <w:tcPr>
            <w:tcW w:w="586" w:type="pct"/>
            <w:vAlign w:val="center"/>
          </w:tcPr>
          <w:p w:rsidR="00AB0E4A" w:rsidRPr="00171790" w:rsidRDefault="00A9467F" w:rsidP="00AF38C2">
            <w:pPr>
              <w:spacing w:before="100" w:beforeAutospacing="1" w:after="100" w:afterAutospacing="1"/>
              <w:jc w:val="center"/>
            </w:pPr>
            <w:r>
              <w:t>0.1</w:t>
            </w:r>
          </w:p>
        </w:tc>
        <w:tc>
          <w:tcPr>
            <w:tcW w:w="591" w:type="pct"/>
            <w:vAlign w:val="center"/>
          </w:tcPr>
          <w:p w:rsidR="00AB0E4A" w:rsidRPr="00171790" w:rsidRDefault="00A9467F" w:rsidP="00AF38C2">
            <w:pPr>
              <w:spacing w:before="100" w:beforeAutospacing="1" w:after="100" w:afterAutospacing="1"/>
              <w:jc w:val="center"/>
            </w:pPr>
            <w:r>
              <w:t>draft</w:t>
            </w:r>
          </w:p>
        </w:tc>
        <w:tc>
          <w:tcPr>
            <w:tcW w:w="710" w:type="pct"/>
            <w:vAlign w:val="center"/>
          </w:tcPr>
          <w:p w:rsidR="00AB0E4A" w:rsidRPr="00171790" w:rsidRDefault="00A9467F" w:rsidP="00AF38C2">
            <w:pPr>
              <w:spacing w:before="100" w:beforeAutospacing="1" w:after="100" w:afterAutospacing="1"/>
              <w:jc w:val="center"/>
            </w:pPr>
            <w:r>
              <w:t>03/10/2016</w:t>
            </w:r>
          </w:p>
        </w:tc>
        <w:tc>
          <w:tcPr>
            <w:tcW w:w="431" w:type="pct"/>
            <w:vAlign w:val="center"/>
          </w:tcPr>
          <w:p w:rsidR="00AB0E4A" w:rsidRPr="00171790" w:rsidRDefault="00A9467F" w:rsidP="00AF38C2">
            <w:pPr>
              <w:spacing w:before="100" w:beforeAutospacing="1" w:after="100" w:afterAutospacing="1"/>
              <w:jc w:val="center"/>
            </w:pPr>
            <w:r>
              <w:t>GA, GK</w:t>
            </w:r>
          </w:p>
        </w:tc>
        <w:tc>
          <w:tcPr>
            <w:tcW w:w="2682" w:type="pct"/>
            <w:vAlign w:val="center"/>
          </w:tcPr>
          <w:p w:rsidR="00AB0E4A" w:rsidRPr="00171790" w:rsidRDefault="00A9467F" w:rsidP="00AF38C2">
            <w:pPr>
              <w:spacing w:before="100" w:beforeAutospacing="1" w:after="100" w:afterAutospacing="1"/>
              <w:jc w:val="left"/>
            </w:pPr>
            <w:r>
              <w:t>Initial draft document</w:t>
            </w:r>
          </w:p>
        </w:tc>
      </w:tr>
      <w:tr w:rsidR="00AB0E4A" w:rsidRPr="00171790" w:rsidTr="00A9467F">
        <w:tc>
          <w:tcPr>
            <w:tcW w:w="586" w:type="pct"/>
            <w:vAlign w:val="center"/>
          </w:tcPr>
          <w:p w:rsidR="00AB0E4A" w:rsidRPr="00171790" w:rsidRDefault="00E44EBC" w:rsidP="00AF38C2">
            <w:pPr>
              <w:spacing w:before="100" w:beforeAutospacing="1" w:after="100" w:afterAutospacing="1"/>
              <w:jc w:val="center"/>
            </w:pPr>
            <w:r>
              <w:t>0.2</w:t>
            </w:r>
          </w:p>
        </w:tc>
        <w:tc>
          <w:tcPr>
            <w:tcW w:w="591" w:type="pct"/>
            <w:vAlign w:val="center"/>
          </w:tcPr>
          <w:p w:rsidR="00AB0E4A" w:rsidRPr="00171790" w:rsidRDefault="00E44EBC" w:rsidP="00AF38C2">
            <w:pPr>
              <w:spacing w:before="100" w:beforeAutospacing="1" w:after="100" w:afterAutospacing="1"/>
              <w:jc w:val="center"/>
            </w:pPr>
            <w:r>
              <w:t>draft</w:t>
            </w:r>
          </w:p>
        </w:tc>
        <w:tc>
          <w:tcPr>
            <w:tcW w:w="710" w:type="pct"/>
            <w:vAlign w:val="center"/>
          </w:tcPr>
          <w:p w:rsidR="00AB0E4A" w:rsidRPr="00171790" w:rsidRDefault="00E44EBC" w:rsidP="00171790">
            <w:pPr>
              <w:spacing w:before="100" w:beforeAutospacing="1" w:after="100" w:afterAutospacing="1"/>
              <w:jc w:val="center"/>
            </w:pPr>
            <w:r>
              <w:t>05/10/2016</w:t>
            </w:r>
          </w:p>
        </w:tc>
        <w:tc>
          <w:tcPr>
            <w:tcW w:w="431" w:type="pct"/>
            <w:vAlign w:val="center"/>
          </w:tcPr>
          <w:p w:rsidR="00AB0E4A" w:rsidRPr="00171790" w:rsidRDefault="00E44EBC" w:rsidP="00AF38C2">
            <w:pPr>
              <w:spacing w:before="100" w:beforeAutospacing="1" w:after="100" w:afterAutospacing="1"/>
              <w:jc w:val="center"/>
            </w:pPr>
            <w:r>
              <w:t>GA, MF</w:t>
            </w:r>
          </w:p>
        </w:tc>
        <w:tc>
          <w:tcPr>
            <w:tcW w:w="2682" w:type="pct"/>
            <w:vAlign w:val="center"/>
          </w:tcPr>
          <w:p w:rsidR="00AB0E4A" w:rsidRPr="00171790" w:rsidRDefault="00E44EBC" w:rsidP="00AF38C2">
            <w:pPr>
              <w:spacing w:before="100" w:beforeAutospacing="1" w:after="100" w:afterAutospacing="1"/>
              <w:jc w:val="left"/>
            </w:pPr>
            <w:r>
              <w:t>Review and additional information</w:t>
            </w:r>
          </w:p>
        </w:tc>
      </w:tr>
      <w:tr w:rsidR="00AB0E4A" w:rsidRPr="00171790" w:rsidTr="00A9467F">
        <w:tc>
          <w:tcPr>
            <w:tcW w:w="586" w:type="pct"/>
            <w:vAlign w:val="center"/>
          </w:tcPr>
          <w:p w:rsidR="00AB0E4A" w:rsidRPr="00171790" w:rsidRDefault="004E5EBA" w:rsidP="00AF38C2">
            <w:pPr>
              <w:spacing w:before="100" w:beforeAutospacing="1" w:after="100" w:afterAutospacing="1"/>
              <w:jc w:val="center"/>
            </w:pPr>
            <w:r>
              <w:t>0.3</w:t>
            </w:r>
          </w:p>
        </w:tc>
        <w:tc>
          <w:tcPr>
            <w:tcW w:w="591" w:type="pct"/>
            <w:vAlign w:val="center"/>
          </w:tcPr>
          <w:p w:rsidR="00AB0E4A" w:rsidRPr="00171790" w:rsidRDefault="004E5EBA" w:rsidP="00AF38C2">
            <w:pPr>
              <w:spacing w:before="100" w:beforeAutospacing="1" w:after="100" w:afterAutospacing="1"/>
              <w:jc w:val="center"/>
            </w:pPr>
            <w:r>
              <w:t>draft</w:t>
            </w:r>
          </w:p>
        </w:tc>
        <w:tc>
          <w:tcPr>
            <w:tcW w:w="710" w:type="pct"/>
            <w:vAlign w:val="center"/>
          </w:tcPr>
          <w:p w:rsidR="00AB0E4A" w:rsidRPr="00171790" w:rsidRDefault="004E5EBA" w:rsidP="00AF38C2">
            <w:pPr>
              <w:spacing w:before="100" w:beforeAutospacing="1" w:after="100" w:afterAutospacing="1"/>
              <w:jc w:val="center"/>
            </w:pPr>
            <w:r>
              <w:t>05/10/2016</w:t>
            </w:r>
          </w:p>
        </w:tc>
        <w:tc>
          <w:tcPr>
            <w:tcW w:w="431" w:type="pct"/>
            <w:vAlign w:val="center"/>
          </w:tcPr>
          <w:p w:rsidR="00AB0E4A" w:rsidRPr="00171790" w:rsidRDefault="004E5EBA" w:rsidP="00AF38C2">
            <w:pPr>
              <w:spacing w:before="100" w:beforeAutospacing="1" w:after="100" w:afterAutospacing="1"/>
              <w:jc w:val="center"/>
            </w:pPr>
            <w:r>
              <w:t>OL, GA, GK</w:t>
            </w:r>
          </w:p>
        </w:tc>
        <w:tc>
          <w:tcPr>
            <w:tcW w:w="2682" w:type="pct"/>
            <w:vAlign w:val="center"/>
          </w:tcPr>
          <w:p w:rsidR="00AB0E4A" w:rsidRPr="00171790" w:rsidRDefault="004E5EBA" w:rsidP="00AF38C2">
            <w:pPr>
              <w:spacing w:before="100" w:beforeAutospacing="1" w:after="100" w:afterAutospacing="1"/>
              <w:jc w:val="left"/>
            </w:pPr>
            <w:r>
              <w:t>Review and additional information</w:t>
            </w:r>
          </w:p>
        </w:tc>
      </w:tr>
      <w:bookmarkEnd w:id="247"/>
      <w:bookmarkEnd w:id="248"/>
    </w:tbl>
    <w:p w:rsidR="00AB0E4A" w:rsidRPr="00AB0E4A" w:rsidRDefault="00AB0E4A" w:rsidP="00857C34"/>
    <w:sectPr w:rsidR="00AB0E4A" w:rsidRPr="00AB0E4A" w:rsidSect="00C20F4D">
      <w:headerReference w:type="even" r:id="rId22"/>
      <w:headerReference w:type="default" r:id="rId23"/>
      <w:footerReference w:type="default" r:id="rId24"/>
      <w:pgSz w:w="11906" w:h="16838"/>
      <w:pgMar w:top="1440" w:right="1134" w:bottom="1440" w:left="1134" w:header="709" w:footer="709"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50" w:author="KOUKLAKIS Georgios [2]" w:date="2016-10-03T16:34:00Z" w:initials="KG">
    <w:p w:rsidR="00A9467F" w:rsidRDefault="00A9467F">
      <w:pPr>
        <w:pStyle w:val="CommentText"/>
      </w:pPr>
      <w:r>
        <w:rPr>
          <w:rStyle w:val="CommentReference"/>
        </w:rPr>
        <w:annotationRef/>
      </w:r>
      <w:r w:rsidR="005063E3">
        <w:t xml:space="preserve">Elod, please </w:t>
      </w:r>
      <w:r>
        <w:t>add the names of the approvers and contributors to the minutes</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62641AC" w15:done="0"/>
  <w15:commentEx w15:paraId="0304A38A"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45621" w:rsidRDefault="00D45621">
      <w:r>
        <w:separator/>
      </w:r>
    </w:p>
  </w:endnote>
  <w:endnote w:type="continuationSeparator" w:id="0">
    <w:p w:rsidR="00D45621" w:rsidRDefault="00D4562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00"/>
    <w:family w:val="roman"/>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A2655" w:rsidRPr="00D269A9" w:rsidRDefault="002A2655" w:rsidP="001619AA">
    <w:pPr>
      <w:pStyle w:val="Footer"/>
    </w:pPr>
    <w:r w:rsidRPr="00D269A9">
      <w:t>Template last</w:t>
    </w:r>
    <w:r>
      <w:t xml:space="preserve"> updated: 06/2015 version: 50</w:t>
    </w:r>
  </w:p>
  <w:tbl>
    <w:tblPr>
      <w:tblW w:w="5000" w:type="pct"/>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CellMar>
        <w:left w:w="57" w:type="dxa"/>
        <w:right w:w="57" w:type="dxa"/>
      </w:tblCellMar>
      <w:tblLook w:val="01E0" w:firstRow="1" w:lastRow="1" w:firstColumn="1" w:lastColumn="1" w:noHBand="0" w:noVBand="0"/>
    </w:tblPr>
    <w:tblGrid>
      <w:gridCol w:w="1617"/>
      <w:gridCol w:w="5953"/>
      <w:gridCol w:w="1562"/>
      <w:gridCol w:w="620"/>
    </w:tblGrid>
    <w:tr w:rsidR="002A2655" w:rsidRPr="00D269A9" w:rsidTr="0076010B">
      <w:tc>
        <w:tcPr>
          <w:tcW w:w="829" w:type="pct"/>
          <w:vAlign w:val="center"/>
        </w:tcPr>
        <w:p w:rsidR="002A2655" w:rsidRPr="00D269A9" w:rsidRDefault="002A2655" w:rsidP="001619AA">
          <w:pPr>
            <w:pStyle w:val="Footer"/>
          </w:pPr>
          <w:r w:rsidRPr="00D269A9">
            <w:t>Document name</w:t>
          </w:r>
        </w:p>
      </w:tc>
      <w:tc>
        <w:tcPr>
          <w:tcW w:w="3052" w:type="pct"/>
          <w:vAlign w:val="center"/>
        </w:tcPr>
        <w:p w:rsidR="002A2655" w:rsidRPr="002A2655" w:rsidRDefault="002A2655" w:rsidP="00981277">
          <w:pPr>
            <w:pStyle w:val="Footer"/>
            <w:jc w:val="left"/>
          </w:pPr>
          <w:r w:rsidRPr="00D269A9">
            <w:fldChar w:fldCharType="begin"/>
          </w:r>
          <w:r w:rsidRPr="002A2655">
            <w:instrText xml:space="preserve"> FILENAME   \* MERGEFORMAT </w:instrText>
          </w:r>
          <w:r w:rsidRPr="00D269A9">
            <w:fldChar w:fldCharType="separate"/>
          </w:r>
          <w:r w:rsidR="00DE58D1">
            <w:rPr>
              <w:noProof/>
            </w:rPr>
            <w:t>20160930_Trilogue_Coordination_meeting_minutes v03</w:t>
          </w:r>
          <w:r w:rsidRPr="00D269A9">
            <w:rPr>
              <w:noProof/>
              <w:lang w:val="nl-NL"/>
            </w:rPr>
            <w:fldChar w:fldCharType="end"/>
          </w:r>
        </w:p>
      </w:tc>
      <w:tc>
        <w:tcPr>
          <w:tcW w:w="801" w:type="pct"/>
          <w:vAlign w:val="center"/>
        </w:tcPr>
        <w:p w:rsidR="002A2655" w:rsidRPr="00D269A9" w:rsidRDefault="002A2655" w:rsidP="001619AA">
          <w:pPr>
            <w:pStyle w:val="Footer"/>
          </w:pPr>
          <w:r w:rsidRPr="00D269A9">
            <w:t>Number of pages</w:t>
          </w:r>
        </w:p>
      </w:tc>
      <w:tc>
        <w:tcPr>
          <w:tcW w:w="318" w:type="pct"/>
          <w:vAlign w:val="center"/>
        </w:tcPr>
        <w:p w:rsidR="002A2655" w:rsidRPr="00D269A9" w:rsidRDefault="00D45621" w:rsidP="001619AA">
          <w:pPr>
            <w:pStyle w:val="Footer"/>
          </w:pPr>
          <w:r>
            <w:fldChar w:fldCharType="begin"/>
          </w:r>
          <w:r>
            <w:instrText xml:space="preserve"> NUMPAGES  \* Arabic  \* MERGEFORMAT </w:instrText>
          </w:r>
          <w:r>
            <w:fldChar w:fldCharType="separate"/>
          </w:r>
          <w:r w:rsidR="00E76BF3">
            <w:rPr>
              <w:noProof/>
            </w:rPr>
            <w:t>11</w:t>
          </w:r>
          <w:r>
            <w:rPr>
              <w:noProof/>
            </w:rPr>
            <w:fldChar w:fldCharType="end"/>
          </w:r>
        </w:p>
      </w:tc>
    </w:tr>
  </w:tbl>
  <w:p w:rsidR="002A2655" w:rsidRPr="007C51FA" w:rsidRDefault="002A2655" w:rsidP="001619AA">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A2655" w:rsidRPr="003B06E3" w:rsidRDefault="002A2655" w:rsidP="005C5B83">
    <w:pPr>
      <w:pStyle w:val="Footer2"/>
    </w:pPr>
    <w:r w:rsidRPr="003B06E3">
      <w:t xml:space="preserve">Page </w:t>
    </w:r>
    <w:r w:rsidRPr="003B06E3">
      <w:fldChar w:fldCharType="begin"/>
    </w:r>
    <w:r w:rsidRPr="003B06E3">
      <w:instrText xml:space="preserve"> PAGE </w:instrText>
    </w:r>
    <w:r w:rsidRPr="003B06E3">
      <w:fldChar w:fldCharType="separate"/>
    </w:r>
    <w:r w:rsidR="00E76BF3">
      <w:rPr>
        <w:noProof/>
      </w:rPr>
      <w:t>11</w:t>
    </w:r>
    <w:r w:rsidRPr="003B06E3">
      <w:fldChar w:fldCharType="end"/>
    </w:r>
    <w:r w:rsidRPr="003B06E3">
      <w:t xml:space="preserve"> of </w:t>
    </w:r>
    <w:r w:rsidRPr="003B06E3">
      <w:fldChar w:fldCharType="begin"/>
    </w:r>
    <w:r w:rsidRPr="003B06E3">
      <w:instrText xml:space="preserve"> NUMPAGES </w:instrText>
    </w:r>
    <w:r w:rsidRPr="003B06E3">
      <w:fldChar w:fldCharType="separate"/>
    </w:r>
    <w:r w:rsidR="00E76BF3">
      <w:rPr>
        <w:noProof/>
      </w:rPr>
      <w:t>11</w:t>
    </w:r>
    <w:r w:rsidRPr="003B06E3">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45621" w:rsidRDefault="00D45621">
      <w:r>
        <w:separator/>
      </w:r>
    </w:p>
  </w:footnote>
  <w:footnote w:type="continuationSeparator" w:id="0">
    <w:p w:rsidR="00D45621" w:rsidRDefault="00D45621">
      <w:r>
        <w:continuationSeparator/>
      </w:r>
    </w:p>
  </w:footnote>
  <w:footnote w:id="1">
    <w:p w:rsidR="002A2655" w:rsidRPr="00B15FD2" w:rsidRDefault="002A2655">
      <w:pPr>
        <w:pStyle w:val="FootnoteText"/>
      </w:pPr>
      <w:r>
        <w:rPr>
          <w:rStyle w:val="FootnoteReference"/>
        </w:rPr>
        <w:footnoteRef/>
      </w:r>
      <w:r>
        <w:t xml:space="preserve"> </w:t>
      </w:r>
      <w:r w:rsidRPr="00B15FD2">
        <w:t>Not exhaustive.</w:t>
      </w:r>
    </w:p>
  </w:footnote>
  <w:footnote w:id="2">
    <w:p w:rsidR="007C094F" w:rsidRPr="007C094F" w:rsidRDefault="007C094F" w:rsidP="007C094F">
      <w:pPr>
        <w:pStyle w:val="FootnoteText"/>
      </w:pPr>
      <w:ins w:id="111" w:author="DUDAS Elod" w:date="2016-10-19T18:22:00Z">
        <w:r>
          <w:rPr>
            <w:rStyle w:val="FootnoteReference"/>
          </w:rPr>
          <w:footnoteRef/>
        </w:r>
        <w:r>
          <w:t xml:space="preserve"> please refer to 'Other points / </w:t>
        </w:r>
      </w:ins>
      <w:ins w:id="112" w:author="DUDAS Elod" w:date="2016-10-19T18:23:00Z">
        <w:r>
          <w:t>C</w:t>
        </w:r>
      </w:ins>
      <w:ins w:id="113" w:author="DUDAS Elod" w:date="2016-10-19T18:22:00Z">
        <w:r>
          <w:t>oordination between projects'.</w:t>
        </w:r>
      </w:ins>
    </w:p>
  </w:footnote>
  <w:footnote w:id="3">
    <w:p w:rsidR="00883846" w:rsidRPr="00883846" w:rsidRDefault="00883846" w:rsidP="009E0C0E">
      <w:pPr>
        <w:pStyle w:val="FootnoteText"/>
        <w:rPr>
          <w:lang w:val="hu-HU"/>
          <w:rPrChange w:id="159" w:author="DUDAS Elod" w:date="2016-10-19T17:50:00Z">
            <w:rPr/>
          </w:rPrChange>
        </w:rPr>
      </w:pPr>
      <w:ins w:id="160" w:author="DUDAS Elod" w:date="2016-10-19T17:50:00Z">
        <w:r>
          <w:rPr>
            <w:rStyle w:val="FootnoteReference"/>
          </w:rPr>
          <w:footnoteRef/>
        </w:r>
        <w:r>
          <w:t xml:space="preserve"> </w:t>
        </w:r>
        <w:r>
          <w:rPr>
            <w:lang w:val="hu-HU"/>
          </w:rPr>
          <w:t xml:space="preserve">9 </w:t>
        </w:r>
        <w:proofErr w:type="spellStart"/>
        <w:r>
          <w:rPr>
            <w:lang w:val="hu-HU"/>
          </w:rPr>
          <w:t>Sep</w:t>
        </w:r>
      </w:ins>
      <w:ins w:id="161" w:author="DUDAS Elod" w:date="2016-10-26T18:20:00Z">
        <w:r w:rsidR="009E0C0E">
          <w:rPr>
            <w:lang w:val="hu-HU"/>
          </w:rPr>
          <w:t>t</w:t>
        </w:r>
      </w:ins>
      <w:ins w:id="162" w:author="DUDAS Elod" w:date="2016-10-19T17:50:00Z">
        <w:r>
          <w:rPr>
            <w:lang w:val="hu-HU"/>
          </w:rPr>
          <w:t>ember</w:t>
        </w:r>
      </w:ins>
      <w:proofErr w:type="spellEnd"/>
      <w:ins w:id="163" w:author="DUDAS Elod" w:date="2016-10-19T17:52:00Z">
        <w:r w:rsidR="00F27071">
          <w:rPr>
            <w:lang w:val="hu-HU"/>
          </w:rPr>
          <w:t xml:space="preserve"> 2016</w:t>
        </w:r>
      </w:ins>
      <w:ins w:id="164" w:author="DUDAS Elod" w:date="2016-10-19T17:50:00Z">
        <w:r>
          <w:rPr>
            <w:lang w:val="hu-HU"/>
          </w:rPr>
          <w:t xml:space="preserve">, </w:t>
        </w:r>
        <w:proofErr w:type="spellStart"/>
        <w:r>
          <w:rPr>
            <w:lang w:val="hu-HU"/>
          </w:rPr>
          <w:t>letter</w:t>
        </w:r>
        <w:proofErr w:type="spellEnd"/>
        <w:r>
          <w:rPr>
            <w:lang w:val="hu-HU"/>
          </w:rPr>
          <w:t xml:space="preserve"> </w:t>
        </w:r>
        <w:proofErr w:type="spellStart"/>
        <w:r>
          <w:rPr>
            <w:lang w:val="hu-HU"/>
          </w:rPr>
          <w:t>from</w:t>
        </w:r>
        <w:proofErr w:type="spellEnd"/>
        <w:r>
          <w:rPr>
            <w:lang w:val="hu-HU"/>
          </w:rPr>
          <w:t xml:space="preserve"> </w:t>
        </w:r>
      </w:ins>
      <w:proofErr w:type="spellStart"/>
      <w:ins w:id="165" w:author="DUDAS Elod" w:date="2016-10-19T17:51:00Z">
        <w:r w:rsidR="00487EC8">
          <w:rPr>
            <w:lang w:val="hu-HU"/>
          </w:rPr>
          <w:t>the</w:t>
        </w:r>
      </w:ins>
      <w:proofErr w:type="spellEnd"/>
      <w:ins w:id="166" w:author="DUDAS Elod" w:date="2016-10-19T17:50:00Z">
        <w:r w:rsidR="00487EC8">
          <w:rPr>
            <w:lang w:val="hu-HU"/>
          </w:rPr>
          <w:t xml:space="preserve"> </w:t>
        </w:r>
        <w:proofErr w:type="spellStart"/>
        <w:r w:rsidR="00487EC8">
          <w:rPr>
            <w:lang w:val="hu-HU"/>
          </w:rPr>
          <w:t>Secretary-General</w:t>
        </w:r>
        <w:proofErr w:type="spellEnd"/>
        <w:r w:rsidR="00487EC8">
          <w:rPr>
            <w:lang w:val="hu-HU"/>
          </w:rPr>
          <w:t xml:space="preserve"> of </w:t>
        </w:r>
        <w:proofErr w:type="spellStart"/>
        <w:r w:rsidR="00487EC8">
          <w:rPr>
            <w:lang w:val="hu-HU"/>
          </w:rPr>
          <w:t>the</w:t>
        </w:r>
        <w:proofErr w:type="spellEnd"/>
        <w:r w:rsidR="00487EC8">
          <w:rPr>
            <w:lang w:val="hu-HU"/>
          </w:rPr>
          <w:t xml:space="preserve"> </w:t>
        </w:r>
        <w:proofErr w:type="spellStart"/>
        <w:r w:rsidR="00487EC8">
          <w:rPr>
            <w:lang w:val="hu-HU"/>
          </w:rPr>
          <w:t>Commisison</w:t>
        </w:r>
        <w:proofErr w:type="spellEnd"/>
        <w:r>
          <w:rPr>
            <w:lang w:val="hu-HU"/>
          </w:rPr>
          <w:t xml:space="preserve"> </w:t>
        </w:r>
        <w:proofErr w:type="spellStart"/>
        <w:r>
          <w:rPr>
            <w:lang w:val="hu-HU"/>
          </w:rPr>
          <w:t>to</w:t>
        </w:r>
        <w:proofErr w:type="spellEnd"/>
        <w:r>
          <w:rPr>
            <w:lang w:val="hu-HU"/>
          </w:rPr>
          <w:t xml:space="preserve"> </w:t>
        </w:r>
        <w:proofErr w:type="spellStart"/>
        <w:r>
          <w:rPr>
            <w:lang w:val="hu-HU"/>
          </w:rPr>
          <w:t>the</w:t>
        </w:r>
        <w:proofErr w:type="spellEnd"/>
        <w:r>
          <w:rPr>
            <w:lang w:val="hu-HU"/>
          </w:rPr>
          <w:t xml:space="preserve"> </w:t>
        </w:r>
        <w:proofErr w:type="spellStart"/>
        <w:r>
          <w:rPr>
            <w:lang w:val="hu-HU"/>
          </w:rPr>
          <w:t>Secretary-General</w:t>
        </w:r>
        <w:proofErr w:type="spellEnd"/>
        <w:r>
          <w:rPr>
            <w:lang w:val="hu-HU"/>
          </w:rPr>
          <w:t xml:space="preserve"> of </w:t>
        </w:r>
        <w:proofErr w:type="spellStart"/>
        <w:r>
          <w:rPr>
            <w:lang w:val="hu-HU"/>
          </w:rPr>
          <w:t>the</w:t>
        </w:r>
        <w:proofErr w:type="spellEnd"/>
        <w:r>
          <w:rPr>
            <w:lang w:val="hu-HU"/>
          </w:rPr>
          <w:t xml:space="preserve"> GSC</w:t>
        </w:r>
      </w:ins>
    </w:p>
  </w:footnote>
  <w:footnote w:id="4">
    <w:p w:rsidR="002A2655" w:rsidRDefault="002A2655">
      <w:pPr>
        <w:pStyle w:val="FootnoteText"/>
      </w:pPr>
      <w:r w:rsidRPr="003D680D">
        <w:rPr>
          <w:rStyle w:val="FootnoteReference"/>
        </w:rPr>
        <w:footnoteRef/>
      </w:r>
      <w:r w:rsidRPr="003D680D">
        <w:t xml:space="preserve"> </w:t>
      </w:r>
      <w:r w:rsidRPr="003D680D">
        <w:rPr>
          <w:b/>
        </w:rPr>
        <w:t>R</w:t>
      </w:r>
      <w:r w:rsidRPr="003D680D">
        <w:t xml:space="preserve">: Responsible, </w:t>
      </w:r>
      <w:r w:rsidRPr="003D680D">
        <w:rPr>
          <w:b/>
        </w:rPr>
        <w:t>A</w:t>
      </w:r>
      <w:r w:rsidRPr="003D680D">
        <w:t xml:space="preserve">: Approval, </w:t>
      </w:r>
      <w:r w:rsidRPr="003D680D">
        <w:rPr>
          <w:b/>
        </w:rPr>
        <w:t>C</w:t>
      </w:r>
      <w:r w:rsidRPr="003D680D">
        <w:t xml:space="preserve">: </w:t>
      </w:r>
      <w:r>
        <w:t>Contribution</w:t>
      </w:r>
      <w:r w:rsidRPr="003D680D">
        <w:t>,</w:t>
      </w:r>
      <w:r w:rsidRPr="003D680D">
        <w:rPr>
          <w:b/>
        </w:rPr>
        <w:t xml:space="preserve"> I</w:t>
      </w:r>
      <w:r w:rsidRPr="003D680D">
        <w:t>: Informed</w:t>
      </w:r>
    </w:p>
  </w:footnote>
  <w:footnote w:id="5">
    <w:p w:rsidR="002A2655" w:rsidRDefault="002A2655">
      <w:pPr>
        <w:pStyle w:val="FootnoteText"/>
      </w:pPr>
      <w:r w:rsidRPr="003D680D">
        <w:rPr>
          <w:rStyle w:val="FootnoteReference"/>
        </w:rPr>
        <w:footnoteRef/>
      </w:r>
      <w:r w:rsidRPr="003D680D">
        <w:t xml:space="preserve"> Naming convention: Procedure 'Program &amp; Project naming convention' (</w:t>
      </w:r>
      <w:hyperlink r:id="rId1" w:history="1">
        <w:r>
          <w:rPr>
            <w:rStyle w:val="Hyperlink"/>
          </w:rPr>
          <w:t>Standards.net</w:t>
        </w:r>
      </w:hyperlink>
      <w:r w:rsidRPr="003D680D">
        <w:t>)</w:t>
      </w:r>
    </w:p>
  </w:footnote>
  <w:footnote w:id="6">
    <w:p w:rsidR="002A2655" w:rsidRDefault="002A2655">
      <w:pPr>
        <w:pStyle w:val="FootnoteText"/>
      </w:pPr>
      <w:r w:rsidRPr="003D680D">
        <w:rPr>
          <w:rStyle w:val="FootnoteReference"/>
        </w:rPr>
        <w:footnoteRef/>
      </w:r>
      <w:r w:rsidRPr="003D680D">
        <w:t xml:space="preserve"> Status: Draft, Final, Approved</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A2655" w:rsidRPr="002A2655" w:rsidRDefault="002A2655" w:rsidP="00774864">
    <w:pPr>
      <w:spacing w:line="240" w:lineRule="auto"/>
      <w:jc w:val="center"/>
      <w:rPr>
        <w:lang w:val="fr-FR"/>
      </w:rPr>
    </w:pPr>
    <w:r>
      <w:rPr>
        <w:rFonts w:ascii="Times New Roman" w:hAnsi="Times New Roman"/>
        <w:noProof/>
        <w:sz w:val="24"/>
        <w:szCs w:val="24"/>
      </w:rPr>
      <w:drawing>
        <wp:anchor distT="0" distB="0" distL="114300" distR="114300" simplePos="0" relativeHeight="251657728" behindDoc="0" locked="0" layoutInCell="1" allowOverlap="1" wp14:anchorId="57DB012E" wp14:editId="07C93867">
          <wp:simplePos x="0" y="0"/>
          <wp:positionH relativeFrom="margin">
            <wp:posOffset>-585470</wp:posOffset>
          </wp:positionH>
          <wp:positionV relativeFrom="margin">
            <wp:posOffset>-2302510</wp:posOffset>
          </wp:positionV>
          <wp:extent cx="7397750" cy="143637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397750" cy="1436370"/>
                  </a:xfrm>
                  <a:prstGeom prst="rect">
                    <a:avLst/>
                  </a:prstGeom>
                  <a:noFill/>
                </pic:spPr>
              </pic:pic>
            </a:graphicData>
          </a:graphic>
          <wp14:sizeRelH relativeFrom="page">
            <wp14:pctWidth>0</wp14:pctWidth>
          </wp14:sizeRelH>
          <wp14:sizeRelV relativeFrom="page">
            <wp14:pctHeight>0</wp14:pctHeight>
          </wp14:sizeRelV>
        </wp:anchor>
      </w:drawing>
    </w:r>
    <w:proofErr w:type="spellStart"/>
    <w:r w:rsidRPr="002A2655">
      <w:rPr>
        <w:lang w:val="fr-FR"/>
      </w:rPr>
      <w:t>Directorate</w:t>
    </w:r>
    <w:proofErr w:type="spellEnd"/>
    <w:r w:rsidRPr="002A2655">
      <w:rPr>
        <w:lang w:val="fr-FR"/>
      </w:rPr>
      <w:t xml:space="preserve"> General: ITEC</w:t>
    </w:r>
  </w:p>
  <w:p w:rsidR="002A2655" w:rsidRPr="002A2655" w:rsidRDefault="002A2655" w:rsidP="00774864">
    <w:pPr>
      <w:spacing w:line="240" w:lineRule="auto"/>
      <w:jc w:val="center"/>
      <w:rPr>
        <w:lang w:val="fr-FR"/>
      </w:rPr>
    </w:pPr>
    <w:proofErr w:type="spellStart"/>
    <w:r w:rsidRPr="002A2655">
      <w:rPr>
        <w:lang w:val="fr-FR"/>
      </w:rPr>
      <w:t>Directorate</w:t>
    </w:r>
    <w:proofErr w:type="spellEnd"/>
    <w:r w:rsidRPr="002A2655">
      <w:rPr>
        <w:lang w:val="fr-FR"/>
      </w:rPr>
      <w:t>: DES</w:t>
    </w:r>
  </w:p>
  <w:p w:rsidR="002A2655" w:rsidRPr="002A2655" w:rsidRDefault="002A2655" w:rsidP="00774864">
    <w:pPr>
      <w:spacing w:line="240" w:lineRule="auto"/>
      <w:jc w:val="center"/>
      <w:rPr>
        <w:lang w:val="fr-FR"/>
      </w:rPr>
    </w:pPr>
    <w:r w:rsidRPr="002A2655">
      <w:rPr>
        <w:lang w:val="fr-FR"/>
      </w:rPr>
      <w:t>Unit: CONCEPT</w:t>
    </w:r>
  </w:p>
  <w:p w:rsidR="002A2655" w:rsidRPr="00726298" w:rsidRDefault="002A2655" w:rsidP="00774864">
    <w:pPr>
      <w:spacing w:line="240" w:lineRule="auto"/>
      <w:jc w:val="center"/>
      <w:rPr>
        <w:color w:val="000000"/>
      </w:rPr>
    </w:pPr>
    <w:r w:rsidRPr="00091BC2">
      <w:t>Servic</w:t>
    </w:r>
    <w:r>
      <w:t>e: PROJECTS</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A2655" w:rsidRDefault="002A2655"/>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A2655" w:rsidRPr="007C51FA" w:rsidRDefault="002A2655" w:rsidP="000357EF">
    <w:pPr>
      <w:pStyle w:val="Header"/>
      <w:pBdr>
        <w:bottom w:val="single" w:sz="4" w:space="1" w:color="auto"/>
      </w:pBdr>
      <w:jc w:val="right"/>
      <w:rPr>
        <w:szCs w:val="18"/>
      </w:rPr>
    </w:pPr>
    <w:r>
      <w:rPr>
        <w:szCs w:val="18"/>
      </w:rPr>
      <w:t>Minutes of the Steering Committee</w:t>
    </w:r>
  </w:p>
  <w:p w:rsidR="002A2655" w:rsidRPr="000357EF" w:rsidRDefault="002A2655" w:rsidP="000357EF">
    <w:pPr>
      <w:pStyle w:val="Header"/>
      <w:jc w:val="right"/>
      <w:rPr>
        <w:sz w:val="16"/>
        <w:szCs w:val="16"/>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E11186"/>
    <w:multiLevelType w:val="multilevel"/>
    <w:tmpl w:val="0809001F"/>
    <w:styleLink w:val="111111"/>
    <w:lvl w:ilvl="0">
      <w:start w:val="1"/>
      <w:numFmt w:val="decimal"/>
      <w:lvlText w:val="%1."/>
      <w:lvlJc w:val="left"/>
      <w:pPr>
        <w:tabs>
          <w:tab w:val="num" w:pos="360"/>
        </w:tabs>
        <w:ind w:left="360" w:hanging="360"/>
      </w:pPr>
      <w:rPr>
        <w:rFonts w:cs="Times New Roman"/>
      </w:rPr>
    </w:lvl>
    <w:lvl w:ilvl="1">
      <w:start w:val="1"/>
      <w:numFmt w:val="decimal"/>
      <w:lvlText w:val="%1.%2."/>
      <w:lvlJc w:val="left"/>
      <w:pPr>
        <w:tabs>
          <w:tab w:val="num" w:pos="1080"/>
        </w:tabs>
        <w:ind w:left="792" w:hanging="432"/>
      </w:pPr>
      <w:rPr>
        <w:rFonts w:cs="Times New Roman"/>
      </w:rPr>
    </w:lvl>
    <w:lvl w:ilvl="2">
      <w:start w:val="1"/>
      <w:numFmt w:val="decimal"/>
      <w:lvlText w:val="%1.%2.%3."/>
      <w:lvlJc w:val="left"/>
      <w:pPr>
        <w:tabs>
          <w:tab w:val="num" w:pos="1800"/>
        </w:tabs>
        <w:ind w:left="1224" w:hanging="504"/>
      </w:pPr>
      <w:rPr>
        <w:rFonts w:cs="Times New Roman"/>
      </w:rPr>
    </w:lvl>
    <w:lvl w:ilvl="3">
      <w:start w:val="1"/>
      <w:numFmt w:val="decimal"/>
      <w:lvlText w:val="%1.%2.%3.%4."/>
      <w:lvlJc w:val="left"/>
      <w:pPr>
        <w:tabs>
          <w:tab w:val="num" w:pos="2520"/>
        </w:tabs>
        <w:ind w:left="1728" w:hanging="648"/>
      </w:pPr>
      <w:rPr>
        <w:rFonts w:cs="Times New Roman"/>
      </w:rPr>
    </w:lvl>
    <w:lvl w:ilvl="4">
      <w:start w:val="1"/>
      <w:numFmt w:val="decimal"/>
      <w:lvlText w:val="%1.%2.%3.%4.%5."/>
      <w:lvlJc w:val="left"/>
      <w:pPr>
        <w:tabs>
          <w:tab w:val="num" w:pos="3240"/>
        </w:tabs>
        <w:ind w:left="2232" w:hanging="792"/>
      </w:pPr>
      <w:rPr>
        <w:rFonts w:cs="Times New Roman"/>
      </w:rPr>
    </w:lvl>
    <w:lvl w:ilvl="5">
      <w:start w:val="1"/>
      <w:numFmt w:val="decimal"/>
      <w:lvlText w:val="%1.%2.%3.%4.%5.%6."/>
      <w:lvlJc w:val="left"/>
      <w:pPr>
        <w:tabs>
          <w:tab w:val="num" w:pos="3960"/>
        </w:tabs>
        <w:ind w:left="2736" w:hanging="936"/>
      </w:pPr>
      <w:rPr>
        <w:rFonts w:cs="Times New Roman"/>
      </w:rPr>
    </w:lvl>
    <w:lvl w:ilvl="6">
      <w:start w:val="1"/>
      <w:numFmt w:val="decimal"/>
      <w:lvlText w:val="%1.%2.%3.%4.%5.%6.%7."/>
      <w:lvlJc w:val="left"/>
      <w:pPr>
        <w:tabs>
          <w:tab w:val="num" w:pos="4320"/>
        </w:tabs>
        <w:ind w:left="3240" w:hanging="1080"/>
      </w:pPr>
      <w:rPr>
        <w:rFonts w:cs="Times New Roman"/>
      </w:rPr>
    </w:lvl>
    <w:lvl w:ilvl="7">
      <w:start w:val="1"/>
      <w:numFmt w:val="decimal"/>
      <w:lvlText w:val="%1.%2.%3.%4.%5.%6.%7.%8."/>
      <w:lvlJc w:val="left"/>
      <w:pPr>
        <w:tabs>
          <w:tab w:val="num" w:pos="5040"/>
        </w:tabs>
        <w:ind w:left="3744" w:hanging="1224"/>
      </w:pPr>
      <w:rPr>
        <w:rFonts w:cs="Times New Roman"/>
      </w:rPr>
    </w:lvl>
    <w:lvl w:ilvl="8">
      <w:start w:val="1"/>
      <w:numFmt w:val="decimal"/>
      <w:lvlText w:val="%1.%2.%3.%4.%5.%6.%7.%8.%9."/>
      <w:lvlJc w:val="left"/>
      <w:pPr>
        <w:tabs>
          <w:tab w:val="num" w:pos="5760"/>
        </w:tabs>
        <w:ind w:left="4320" w:hanging="1440"/>
      </w:pPr>
      <w:rPr>
        <w:rFonts w:cs="Times New Roman"/>
      </w:rPr>
    </w:lvl>
  </w:abstractNum>
  <w:abstractNum w:abstractNumId="1">
    <w:nsid w:val="149D0A92"/>
    <w:multiLevelType w:val="multilevel"/>
    <w:tmpl w:val="08090025"/>
    <w:lvl w:ilvl="0">
      <w:start w:val="1"/>
      <w:numFmt w:val="decimal"/>
      <w:pStyle w:val="Heading1"/>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nsid w:val="3A367369"/>
    <w:multiLevelType w:val="hybridMultilevel"/>
    <w:tmpl w:val="9108825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3CFC503F"/>
    <w:multiLevelType w:val="multilevel"/>
    <w:tmpl w:val="C4ACA5D6"/>
    <w:lvl w:ilvl="0">
      <w:start w:val="1"/>
      <w:numFmt w:val="decimal"/>
      <w:lvlText w:val="%1."/>
      <w:lvlJc w:val="left"/>
      <w:pPr>
        <w:tabs>
          <w:tab w:val="num" w:pos="567"/>
        </w:tabs>
        <w:ind w:left="567" w:hanging="567"/>
      </w:pPr>
      <w:rPr>
        <w:rFonts w:cs="Times New Roman" w:hint="default"/>
      </w:rPr>
    </w:lvl>
    <w:lvl w:ilvl="1">
      <w:start w:val="1"/>
      <w:numFmt w:val="decimal"/>
      <w:lvlText w:val="%1.%2."/>
      <w:lvlJc w:val="left"/>
      <w:pPr>
        <w:tabs>
          <w:tab w:val="num" w:pos="1985"/>
        </w:tabs>
        <w:ind w:left="1985" w:hanging="1134"/>
      </w:pPr>
      <w:rPr>
        <w:rFonts w:cs="Times New Roman" w:hint="default"/>
      </w:rPr>
    </w:lvl>
    <w:lvl w:ilvl="2">
      <w:start w:val="1"/>
      <w:numFmt w:val="decimal"/>
      <w:lvlText w:val="%1.%2.%3."/>
      <w:lvlJc w:val="left"/>
      <w:pPr>
        <w:tabs>
          <w:tab w:val="num" w:pos="2268"/>
        </w:tabs>
        <w:ind w:left="2268" w:hanging="1134"/>
      </w:pPr>
      <w:rPr>
        <w:rFonts w:cs="Times New Roman" w:hint="default"/>
      </w:rPr>
    </w:lvl>
    <w:lvl w:ilvl="3">
      <w:start w:val="1"/>
      <w:numFmt w:val="decimal"/>
      <w:lvlText w:val="%1.%2.%3.%4."/>
      <w:lvlJc w:val="left"/>
      <w:pPr>
        <w:tabs>
          <w:tab w:val="num" w:pos="2835"/>
        </w:tabs>
        <w:ind w:left="2835" w:hanging="1134"/>
      </w:pPr>
      <w:rPr>
        <w:rFonts w:cs="Times New Roman" w:hint="default"/>
      </w:rPr>
    </w:lvl>
    <w:lvl w:ilvl="4">
      <w:start w:val="1"/>
      <w:numFmt w:val="decimal"/>
      <w:lvlText w:val="%1.%2.%3.%4.%5."/>
      <w:lvlJc w:val="left"/>
      <w:pPr>
        <w:tabs>
          <w:tab w:val="num" w:pos="3402"/>
        </w:tabs>
        <w:ind w:left="3402" w:hanging="1134"/>
      </w:pPr>
      <w:rPr>
        <w:rFonts w:cs="Times New Roman" w:hint="default"/>
      </w:rPr>
    </w:lvl>
    <w:lvl w:ilvl="5">
      <w:start w:val="1"/>
      <w:numFmt w:val="decimal"/>
      <w:lvlText w:val="%1.%2.%3.%4.%5.%6."/>
      <w:lvlJc w:val="left"/>
      <w:pPr>
        <w:tabs>
          <w:tab w:val="num" w:pos="5544"/>
        </w:tabs>
        <w:ind w:left="5400" w:hanging="936"/>
      </w:pPr>
      <w:rPr>
        <w:rFonts w:cs="Times New Roman" w:hint="default"/>
      </w:rPr>
    </w:lvl>
    <w:lvl w:ilvl="6">
      <w:start w:val="1"/>
      <w:numFmt w:val="decimal"/>
      <w:lvlText w:val="%1.%2.%3.%4.%5.%6.%7."/>
      <w:lvlJc w:val="left"/>
      <w:pPr>
        <w:tabs>
          <w:tab w:val="num" w:pos="6264"/>
        </w:tabs>
        <w:ind w:left="5904" w:hanging="1080"/>
      </w:pPr>
      <w:rPr>
        <w:rFonts w:cs="Times New Roman" w:hint="default"/>
      </w:rPr>
    </w:lvl>
    <w:lvl w:ilvl="7">
      <w:start w:val="1"/>
      <w:numFmt w:val="decimal"/>
      <w:lvlText w:val="%1.%2.%3.%4.%5.%6.%7.%8."/>
      <w:lvlJc w:val="left"/>
      <w:pPr>
        <w:tabs>
          <w:tab w:val="num" w:pos="6624"/>
        </w:tabs>
        <w:ind w:left="6408" w:hanging="1224"/>
      </w:pPr>
      <w:rPr>
        <w:rFonts w:cs="Times New Roman" w:hint="default"/>
      </w:rPr>
    </w:lvl>
    <w:lvl w:ilvl="8">
      <w:start w:val="1"/>
      <w:numFmt w:val="decimal"/>
      <w:lvlText w:val="%1.%2.%3.%4.%5.%6.%7.%8.%9."/>
      <w:lvlJc w:val="left"/>
      <w:pPr>
        <w:tabs>
          <w:tab w:val="num" w:pos="7344"/>
        </w:tabs>
        <w:ind w:left="6984" w:hanging="1440"/>
      </w:pPr>
      <w:rPr>
        <w:rFonts w:cs="Times New Roman" w:hint="default"/>
      </w:rPr>
    </w:lvl>
  </w:abstractNum>
  <w:abstractNum w:abstractNumId="4">
    <w:nsid w:val="555A2904"/>
    <w:multiLevelType w:val="hybridMultilevel"/>
    <w:tmpl w:val="6B9E16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6DDC6664"/>
    <w:multiLevelType w:val="multilevel"/>
    <w:tmpl w:val="08090023"/>
    <w:styleLink w:val="ArticleSection"/>
    <w:lvl w:ilvl="0">
      <w:start w:val="1"/>
      <w:numFmt w:val="upperRoman"/>
      <w:lvlText w:val="Article %1."/>
      <w:lvlJc w:val="left"/>
      <w:pPr>
        <w:tabs>
          <w:tab w:val="num" w:pos="1800"/>
        </w:tabs>
      </w:pPr>
      <w:rPr>
        <w:rFonts w:cs="Times New Roman"/>
      </w:rPr>
    </w:lvl>
    <w:lvl w:ilvl="1">
      <w:start w:val="1"/>
      <w:numFmt w:val="decimalZero"/>
      <w:isLgl/>
      <w:lvlText w:val="Section %1.%2"/>
      <w:lvlJc w:val="left"/>
      <w:pPr>
        <w:tabs>
          <w:tab w:val="num" w:pos="1800"/>
        </w:tabs>
      </w:pPr>
      <w:rPr>
        <w:rFonts w:cs="Times New Roman"/>
      </w:rPr>
    </w:lvl>
    <w:lvl w:ilvl="2">
      <w:start w:val="1"/>
      <w:numFmt w:val="lowerLetter"/>
      <w:lvlText w:val="(%3)"/>
      <w:lvlJc w:val="left"/>
      <w:pPr>
        <w:tabs>
          <w:tab w:val="num" w:pos="720"/>
        </w:tabs>
        <w:ind w:left="720" w:hanging="432"/>
      </w:pPr>
      <w:rPr>
        <w:rFonts w:cs="Times New Roman"/>
      </w:rPr>
    </w:lvl>
    <w:lvl w:ilvl="3">
      <w:start w:val="1"/>
      <w:numFmt w:val="lowerRoman"/>
      <w:lvlText w:val="(%4)"/>
      <w:lvlJc w:val="right"/>
      <w:pPr>
        <w:tabs>
          <w:tab w:val="num" w:pos="864"/>
        </w:tabs>
        <w:ind w:left="864" w:hanging="144"/>
      </w:pPr>
      <w:rPr>
        <w:rFonts w:cs="Times New Roman"/>
      </w:rPr>
    </w:lvl>
    <w:lvl w:ilvl="4">
      <w:start w:val="1"/>
      <w:numFmt w:val="decimal"/>
      <w:lvlText w:val="%5)"/>
      <w:lvlJc w:val="left"/>
      <w:pPr>
        <w:tabs>
          <w:tab w:val="num" w:pos="1008"/>
        </w:tabs>
        <w:ind w:left="1008" w:hanging="432"/>
      </w:pPr>
      <w:rPr>
        <w:rFonts w:cs="Times New Roman"/>
      </w:rPr>
    </w:lvl>
    <w:lvl w:ilvl="5">
      <w:start w:val="1"/>
      <w:numFmt w:val="lowerLetter"/>
      <w:lvlText w:val="%6)"/>
      <w:lvlJc w:val="left"/>
      <w:pPr>
        <w:tabs>
          <w:tab w:val="num" w:pos="1152"/>
        </w:tabs>
        <w:ind w:left="1152" w:hanging="432"/>
      </w:pPr>
      <w:rPr>
        <w:rFonts w:cs="Times New Roman"/>
      </w:rPr>
    </w:lvl>
    <w:lvl w:ilvl="6">
      <w:start w:val="1"/>
      <w:numFmt w:val="lowerRoman"/>
      <w:lvlText w:val="%7)"/>
      <w:lvlJc w:val="right"/>
      <w:pPr>
        <w:tabs>
          <w:tab w:val="num" w:pos="1296"/>
        </w:tabs>
        <w:ind w:left="1296" w:hanging="288"/>
      </w:pPr>
      <w:rPr>
        <w:rFonts w:cs="Times New Roman"/>
      </w:rPr>
    </w:lvl>
    <w:lvl w:ilvl="7">
      <w:start w:val="1"/>
      <w:numFmt w:val="lowerLetter"/>
      <w:lvlText w:val="%8."/>
      <w:lvlJc w:val="left"/>
      <w:pPr>
        <w:tabs>
          <w:tab w:val="num" w:pos="1440"/>
        </w:tabs>
        <w:ind w:left="1440" w:hanging="432"/>
      </w:pPr>
      <w:rPr>
        <w:rFonts w:cs="Times New Roman"/>
      </w:rPr>
    </w:lvl>
    <w:lvl w:ilvl="8">
      <w:start w:val="1"/>
      <w:numFmt w:val="lowerRoman"/>
      <w:lvlText w:val="%9."/>
      <w:lvlJc w:val="right"/>
      <w:pPr>
        <w:tabs>
          <w:tab w:val="num" w:pos="1584"/>
        </w:tabs>
        <w:ind w:left="1584" w:hanging="144"/>
      </w:pPr>
      <w:rPr>
        <w:rFonts w:cs="Times New Roman"/>
      </w:rPr>
    </w:lvl>
  </w:abstractNum>
  <w:abstractNum w:abstractNumId="6">
    <w:nsid w:val="78B32E5D"/>
    <w:multiLevelType w:val="multilevel"/>
    <w:tmpl w:val="0809001D"/>
    <w:styleLink w:val="1ai"/>
    <w:lvl w:ilvl="0">
      <w:start w:val="1"/>
      <w:numFmt w:val="decimal"/>
      <w:lvlText w:val="%1)"/>
      <w:lvlJc w:val="left"/>
      <w:pPr>
        <w:tabs>
          <w:tab w:val="num" w:pos="360"/>
        </w:tabs>
        <w:ind w:left="360" w:hanging="360"/>
      </w:pPr>
      <w:rPr>
        <w:rFonts w:cs="Times New Roman"/>
      </w:rPr>
    </w:lvl>
    <w:lvl w:ilvl="1">
      <w:start w:val="1"/>
      <w:numFmt w:val="lowerLetter"/>
      <w:lvlText w:val="%2)"/>
      <w:lvlJc w:val="left"/>
      <w:pPr>
        <w:tabs>
          <w:tab w:val="num" w:pos="720"/>
        </w:tabs>
        <w:ind w:left="720" w:hanging="360"/>
      </w:pPr>
      <w:rPr>
        <w:rFonts w:cs="Times New Roman"/>
      </w:rPr>
    </w:lvl>
    <w:lvl w:ilvl="2">
      <w:start w:val="1"/>
      <w:numFmt w:val="lowerRoman"/>
      <w:lvlText w:val="%3)"/>
      <w:lvlJc w:val="left"/>
      <w:pPr>
        <w:tabs>
          <w:tab w:val="num" w:pos="1080"/>
        </w:tabs>
        <w:ind w:left="1080" w:hanging="360"/>
      </w:pPr>
      <w:rPr>
        <w:rFonts w:cs="Times New Roman"/>
      </w:rPr>
    </w:lvl>
    <w:lvl w:ilvl="3">
      <w:start w:val="1"/>
      <w:numFmt w:val="decimal"/>
      <w:lvlText w:val="(%4)"/>
      <w:lvlJc w:val="left"/>
      <w:pPr>
        <w:tabs>
          <w:tab w:val="num" w:pos="1440"/>
        </w:tabs>
        <w:ind w:left="1440" w:hanging="360"/>
      </w:pPr>
      <w:rPr>
        <w:rFonts w:cs="Times New Roman"/>
      </w:rPr>
    </w:lvl>
    <w:lvl w:ilvl="4">
      <w:start w:val="1"/>
      <w:numFmt w:val="lowerLetter"/>
      <w:lvlText w:val="(%5)"/>
      <w:lvlJc w:val="left"/>
      <w:pPr>
        <w:tabs>
          <w:tab w:val="num" w:pos="1800"/>
        </w:tabs>
        <w:ind w:left="1800" w:hanging="360"/>
      </w:pPr>
      <w:rPr>
        <w:rFonts w:cs="Times New Roman"/>
      </w:rPr>
    </w:lvl>
    <w:lvl w:ilvl="5">
      <w:start w:val="1"/>
      <w:numFmt w:val="lowerRoman"/>
      <w:lvlText w:val="(%6)"/>
      <w:lvlJc w:val="left"/>
      <w:pPr>
        <w:tabs>
          <w:tab w:val="num" w:pos="2160"/>
        </w:tabs>
        <w:ind w:left="2160" w:hanging="360"/>
      </w:pPr>
      <w:rPr>
        <w:rFonts w:cs="Times New Roman"/>
      </w:rPr>
    </w:lvl>
    <w:lvl w:ilvl="6">
      <w:start w:val="1"/>
      <w:numFmt w:val="decimal"/>
      <w:lvlText w:val="%7."/>
      <w:lvlJc w:val="left"/>
      <w:pPr>
        <w:tabs>
          <w:tab w:val="num" w:pos="2520"/>
        </w:tabs>
        <w:ind w:left="2520" w:hanging="360"/>
      </w:pPr>
      <w:rPr>
        <w:rFonts w:cs="Times New Roman"/>
      </w:rPr>
    </w:lvl>
    <w:lvl w:ilvl="7">
      <w:start w:val="1"/>
      <w:numFmt w:val="lowerLetter"/>
      <w:lvlText w:val="%8."/>
      <w:lvlJc w:val="left"/>
      <w:pPr>
        <w:tabs>
          <w:tab w:val="num" w:pos="2880"/>
        </w:tabs>
        <w:ind w:left="2880" w:hanging="360"/>
      </w:pPr>
      <w:rPr>
        <w:rFonts w:cs="Times New Roman"/>
      </w:rPr>
    </w:lvl>
    <w:lvl w:ilvl="8">
      <w:start w:val="1"/>
      <w:numFmt w:val="lowerRoman"/>
      <w:lvlText w:val="%9."/>
      <w:lvlJc w:val="left"/>
      <w:pPr>
        <w:tabs>
          <w:tab w:val="num" w:pos="3240"/>
        </w:tabs>
        <w:ind w:left="3240" w:hanging="360"/>
      </w:pPr>
      <w:rPr>
        <w:rFonts w:cs="Times New Roman"/>
      </w:rPr>
    </w:lvl>
  </w:abstractNum>
  <w:num w:numId="1">
    <w:abstractNumId w:val="0"/>
  </w:num>
  <w:num w:numId="2">
    <w:abstractNumId w:val="6"/>
  </w:num>
  <w:num w:numId="3">
    <w:abstractNumId w:val="5"/>
  </w:num>
  <w:num w:numId="4">
    <w:abstractNumId w:val="3"/>
  </w:num>
  <w:num w:numId="5">
    <w:abstractNumId w:val="2"/>
  </w:num>
  <w:num w:numId="6">
    <w:abstractNumId w:val="1"/>
  </w:num>
  <w:num w:numId="7">
    <w:abstractNumId w:val="4"/>
  </w:num>
  <w:numIdMacAtCleanup w:val="6"/>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KOUKLAKIS Georgios [2]">
    <w15:presenceInfo w15:providerId="None" w15:userId="KOUKLAKIS Georgio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stylePaneFormatFilter w:val="3804" w:allStyles="0" w:customStyles="0" w:latentStyles="1" w:stylesInUse="0" w:headingStyles="0" w:numberingStyles="0" w:tableStyles="0" w:directFormattingOnRuns="0" w:directFormattingOnParagraphs="0" w:directFormattingOnNumbering="0" w:directFormattingOnTables="1" w:clearFormatting="1" w:top3HeadingStyles="1" w:visibleStyles="0" w:alternateStyleNames="0"/>
  <w:trackRevisions/>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DW_DocType" w:val="NORMAL"/>
  </w:docVars>
  <w:rsids>
    <w:rsidRoot w:val="00F46BFB"/>
    <w:rsid w:val="000357EF"/>
    <w:rsid w:val="0004675F"/>
    <w:rsid w:val="000525C2"/>
    <w:rsid w:val="000570B5"/>
    <w:rsid w:val="00073945"/>
    <w:rsid w:val="000808DB"/>
    <w:rsid w:val="00087918"/>
    <w:rsid w:val="00090137"/>
    <w:rsid w:val="00091BC2"/>
    <w:rsid w:val="000B1730"/>
    <w:rsid w:val="000C1872"/>
    <w:rsid w:val="000E0396"/>
    <w:rsid w:val="000F170E"/>
    <w:rsid w:val="000F3C07"/>
    <w:rsid w:val="000F5839"/>
    <w:rsid w:val="00106CE1"/>
    <w:rsid w:val="00127DD0"/>
    <w:rsid w:val="00143A75"/>
    <w:rsid w:val="0014442A"/>
    <w:rsid w:val="001476E6"/>
    <w:rsid w:val="00161216"/>
    <w:rsid w:val="001619AA"/>
    <w:rsid w:val="00171790"/>
    <w:rsid w:val="00174922"/>
    <w:rsid w:val="00177237"/>
    <w:rsid w:val="0018796B"/>
    <w:rsid w:val="001951B4"/>
    <w:rsid w:val="00197F4F"/>
    <w:rsid w:val="001B2613"/>
    <w:rsid w:val="001B70F2"/>
    <w:rsid w:val="001C1115"/>
    <w:rsid w:val="001C4D84"/>
    <w:rsid w:val="001D03D7"/>
    <w:rsid w:val="001D0F29"/>
    <w:rsid w:val="001E361C"/>
    <w:rsid w:val="001E6660"/>
    <w:rsid w:val="00235CBE"/>
    <w:rsid w:val="0027252A"/>
    <w:rsid w:val="002747F8"/>
    <w:rsid w:val="00280940"/>
    <w:rsid w:val="00290189"/>
    <w:rsid w:val="0029118F"/>
    <w:rsid w:val="002A2655"/>
    <w:rsid w:val="002A4F1D"/>
    <w:rsid w:val="002B0429"/>
    <w:rsid w:val="002C247B"/>
    <w:rsid w:val="002C36B1"/>
    <w:rsid w:val="002D59D4"/>
    <w:rsid w:val="002D618F"/>
    <w:rsid w:val="002E3FA6"/>
    <w:rsid w:val="002E72FA"/>
    <w:rsid w:val="00303D54"/>
    <w:rsid w:val="00306DE4"/>
    <w:rsid w:val="00311171"/>
    <w:rsid w:val="003164B2"/>
    <w:rsid w:val="0031754C"/>
    <w:rsid w:val="00331DF0"/>
    <w:rsid w:val="00332C61"/>
    <w:rsid w:val="00332F85"/>
    <w:rsid w:val="003371E1"/>
    <w:rsid w:val="003379A3"/>
    <w:rsid w:val="00350338"/>
    <w:rsid w:val="0035281C"/>
    <w:rsid w:val="0035458E"/>
    <w:rsid w:val="003626D2"/>
    <w:rsid w:val="00366E6F"/>
    <w:rsid w:val="003856E6"/>
    <w:rsid w:val="003867DB"/>
    <w:rsid w:val="0039366B"/>
    <w:rsid w:val="003B06E3"/>
    <w:rsid w:val="003B576E"/>
    <w:rsid w:val="003C3BC8"/>
    <w:rsid w:val="003C3D62"/>
    <w:rsid w:val="003D3529"/>
    <w:rsid w:val="003D36A7"/>
    <w:rsid w:val="003D46A8"/>
    <w:rsid w:val="003D680D"/>
    <w:rsid w:val="003E13F2"/>
    <w:rsid w:val="003E3431"/>
    <w:rsid w:val="003E5953"/>
    <w:rsid w:val="003F09D5"/>
    <w:rsid w:val="00402BA5"/>
    <w:rsid w:val="00410103"/>
    <w:rsid w:val="00422EC5"/>
    <w:rsid w:val="004316C1"/>
    <w:rsid w:val="00444EB1"/>
    <w:rsid w:val="004458E7"/>
    <w:rsid w:val="00454DB4"/>
    <w:rsid w:val="00461289"/>
    <w:rsid w:val="0046231E"/>
    <w:rsid w:val="00467756"/>
    <w:rsid w:val="004770EB"/>
    <w:rsid w:val="00484328"/>
    <w:rsid w:val="00485F90"/>
    <w:rsid w:val="00487EC8"/>
    <w:rsid w:val="004B3570"/>
    <w:rsid w:val="004B5E00"/>
    <w:rsid w:val="004D1B1D"/>
    <w:rsid w:val="004D3095"/>
    <w:rsid w:val="004E5EBA"/>
    <w:rsid w:val="004F3182"/>
    <w:rsid w:val="004F398E"/>
    <w:rsid w:val="004F67ED"/>
    <w:rsid w:val="004F7642"/>
    <w:rsid w:val="0050535C"/>
    <w:rsid w:val="005063E3"/>
    <w:rsid w:val="00510A08"/>
    <w:rsid w:val="00513FEA"/>
    <w:rsid w:val="005210D7"/>
    <w:rsid w:val="0052133F"/>
    <w:rsid w:val="00536C8A"/>
    <w:rsid w:val="00537182"/>
    <w:rsid w:val="00551714"/>
    <w:rsid w:val="00556CFC"/>
    <w:rsid w:val="00566E0F"/>
    <w:rsid w:val="00567EE6"/>
    <w:rsid w:val="00570CBC"/>
    <w:rsid w:val="0058156E"/>
    <w:rsid w:val="00586F46"/>
    <w:rsid w:val="0059766A"/>
    <w:rsid w:val="005C5B83"/>
    <w:rsid w:val="005C7C00"/>
    <w:rsid w:val="005D451D"/>
    <w:rsid w:val="005F31D1"/>
    <w:rsid w:val="006313D5"/>
    <w:rsid w:val="00641447"/>
    <w:rsid w:val="006555AA"/>
    <w:rsid w:val="0066112B"/>
    <w:rsid w:val="0066467F"/>
    <w:rsid w:val="006833D6"/>
    <w:rsid w:val="00683BE9"/>
    <w:rsid w:val="006947D3"/>
    <w:rsid w:val="006B4E54"/>
    <w:rsid w:val="006C4D63"/>
    <w:rsid w:val="006C6583"/>
    <w:rsid w:val="006C75F7"/>
    <w:rsid w:val="006C7E2D"/>
    <w:rsid w:val="006E00E6"/>
    <w:rsid w:val="0071480D"/>
    <w:rsid w:val="00720102"/>
    <w:rsid w:val="00722662"/>
    <w:rsid w:val="00722E4E"/>
    <w:rsid w:val="00726298"/>
    <w:rsid w:val="007406F0"/>
    <w:rsid w:val="00741E80"/>
    <w:rsid w:val="00750F77"/>
    <w:rsid w:val="00753963"/>
    <w:rsid w:val="007561E6"/>
    <w:rsid w:val="00756A77"/>
    <w:rsid w:val="0076010B"/>
    <w:rsid w:val="007606CE"/>
    <w:rsid w:val="00760727"/>
    <w:rsid w:val="0076673A"/>
    <w:rsid w:val="00774864"/>
    <w:rsid w:val="007761DA"/>
    <w:rsid w:val="007772B6"/>
    <w:rsid w:val="00782D37"/>
    <w:rsid w:val="007A5C2B"/>
    <w:rsid w:val="007B0271"/>
    <w:rsid w:val="007B063B"/>
    <w:rsid w:val="007B6DDC"/>
    <w:rsid w:val="007C094F"/>
    <w:rsid w:val="007C51FA"/>
    <w:rsid w:val="007E24CC"/>
    <w:rsid w:val="007E5CAE"/>
    <w:rsid w:val="007E5E47"/>
    <w:rsid w:val="007F47B4"/>
    <w:rsid w:val="00800A01"/>
    <w:rsid w:val="00807B4C"/>
    <w:rsid w:val="00811225"/>
    <w:rsid w:val="00825A10"/>
    <w:rsid w:val="00833D68"/>
    <w:rsid w:val="008417A9"/>
    <w:rsid w:val="0085757D"/>
    <w:rsid w:val="00857C34"/>
    <w:rsid w:val="008713E7"/>
    <w:rsid w:val="00883846"/>
    <w:rsid w:val="0089214D"/>
    <w:rsid w:val="008B0640"/>
    <w:rsid w:val="008B225B"/>
    <w:rsid w:val="008D1FE2"/>
    <w:rsid w:val="008D67CB"/>
    <w:rsid w:val="008E20EB"/>
    <w:rsid w:val="008F0B1C"/>
    <w:rsid w:val="008F0E96"/>
    <w:rsid w:val="00902E5E"/>
    <w:rsid w:val="00903088"/>
    <w:rsid w:val="009046AF"/>
    <w:rsid w:val="00913BDB"/>
    <w:rsid w:val="00917C0F"/>
    <w:rsid w:val="00942577"/>
    <w:rsid w:val="00965997"/>
    <w:rsid w:val="00967CD5"/>
    <w:rsid w:val="00971550"/>
    <w:rsid w:val="009779A6"/>
    <w:rsid w:val="00981277"/>
    <w:rsid w:val="009876E3"/>
    <w:rsid w:val="00990492"/>
    <w:rsid w:val="009A2D9A"/>
    <w:rsid w:val="009A4CFC"/>
    <w:rsid w:val="009D1E3D"/>
    <w:rsid w:val="009E0C0E"/>
    <w:rsid w:val="00A00048"/>
    <w:rsid w:val="00A0481C"/>
    <w:rsid w:val="00A07338"/>
    <w:rsid w:val="00A13A35"/>
    <w:rsid w:val="00A4407B"/>
    <w:rsid w:val="00A56B8F"/>
    <w:rsid w:val="00A75FDA"/>
    <w:rsid w:val="00A77C43"/>
    <w:rsid w:val="00A81CE5"/>
    <w:rsid w:val="00A94230"/>
    <w:rsid w:val="00A9467F"/>
    <w:rsid w:val="00AA03E2"/>
    <w:rsid w:val="00AB0E4A"/>
    <w:rsid w:val="00AD5A3B"/>
    <w:rsid w:val="00AD602B"/>
    <w:rsid w:val="00AE0A4B"/>
    <w:rsid w:val="00AE2CFC"/>
    <w:rsid w:val="00AF013D"/>
    <w:rsid w:val="00AF38C2"/>
    <w:rsid w:val="00B00703"/>
    <w:rsid w:val="00B05793"/>
    <w:rsid w:val="00B126AF"/>
    <w:rsid w:val="00B15FD2"/>
    <w:rsid w:val="00B262E6"/>
    <w:rsid w:val="00B34C29"/>
    <w:rsid w:val="00B44F95"/>
    <w:rsid w:val="00B57227"/>
    <w:rsid w:val="00B61641"/>
    <w:rsid w:val="00B641B6"/>
    <w:rsid w:val="00B64652"/>
    <w:rsid w:val="00B82CD6"/>
    <w:rsid w:val="00B8421D"/>
    <w:rsid w:val="00B87219"/>
    <w:rsid w:val="00BA253C"/>
    <w:rsid w:val="00BA40A5"/>
    <w:rsid w:val="00BA736F"/>
    <w:rsid w:val="00BC11FC"/>
    <w:rsid w:val="00BC739C"/>
    <w:rsid w:val="00BD11EE"/>
    <w:rsid w:val="00BD6451"/>
    <w:rsid w:val="00C00729"/>
    <w:rsid w:val="00C10F53"/>
    <w:rsid w:val="00C1402A"/>
    <w:rsid w:val="00C14601"/>
    <w:rsid w:val="00C20F4D"/>
    <w:rsid w:val="00C243FF"/>
    <w:rsid w:val="00C25BCA"/>
    <w:rsid w:val="00C27140"/>
    <w:rsid w:val="00C5315D"/>
    <w:rsid w:val="00C552B9"/>
    <w:rsid w:val="00C810C7"/>
    <w:rsid w:val="00CA4FB9"/>
    <w:rsid w:val="00CA50DC"/>
    <w:rsid w:val="00CB0929"/>
    <w:rsid w:val="00CC16FA"/>
    <w:rsid w:val="00CC6DB0"/>
    <w:rsid w:val="00CD228D"/>
    <w:rsid w:val="00CE2635"/>
    <w:rsid w:val="00CF1A1B"/>
    <w:rsid w:val="00CF58C9"/>
    <w:rsid w:val="00D06153"/>
    <w:rsid w:val="00D07846"/>
    <w:rsid w:val="00D2395B"/>
    <w:rsid w:val="00D269A9"/>
    <w:rsid w:val="00D2791A"/>
    <w:rsid w:val="00D31E9D"/>
    <w:rsid w:val="00D31FE3"/>
    <w:rsid w:val="00D33D98"/>
    <w:rsid w:val="00D45621"/>
    <w:rsid w:val="00D5363F"/>
    <w:rsid w:val="00D72164"/>
    <w:rsid w:val="00D77A61"/>
    <w:rsid w:val="00D80F38"/>
    <w:rsid w:val="00D81421"/>
    <w:rsid w:val="00D83331"/>
    <w:rsid w:val="00D903A1"/>
    <w:rsid w:val="00DA606D"/>
    <w:rsid w:val="00DB2468"/>
    <w:rsid w:val="00DB39BB"/>
    <w:rsid w:val="00DC4F0A"/>
    <w:rsid w:val="00DC7198"/>
    <w:rsid w:val="00DD3700"/>
    <w:rsid w:val="00DD5098"/>
    <w:rsid w:val="00DE3C87"/>
    <w:rsid w:val="00DE58D1"/>
    <w:rsid w:val="00E44EBC"/>
    <w:rsid w:val="00E479E2"/>
    <w:rsid w:val="00E57F1B"/>
    <w:rsid w:val="00E64906"/>
    <w:rsid w:val="00E6719E"/>
    <w:rsid w:val="00E71E4F"/>
    <w:rsid w:val="00E76BF3"/>
    <w:rsid w:val="00E845C5"/>
    <w:rsid w:val="00E95B7C"/>
    <w:rsid w:val="00E96B82"/>
    <w:rsid w:val="00EB3BEC"/>
    <w:rsid w:val="00EB5EDB"/>
    <w:rsid w:val="00EC0A00"/>
    <w:rsid w:val="00ED496C"/>
    <w:rsid w:val="00EF2EF1"/>
    <w:rsid w:val="00EF6264"/>
    <w:rsid w:val="00F03ABD"/>
    <w:rsid w:val="00F138FF"/>
    <w:rsid w:val="00F27071"/>
    <w:rsid w:val="00F301D5"/>
    <w:rsid w:val="00F31D7B"/>
    <w:rsid w:val="00F374A7"/>
    <w:rsid w:val="00F40B53"/>
    <w:rsid w:val="00F4260F"/>
    <w:rsid w:val="00F46BFB"/>
    <w:rsid w:val="00F51803"/>
    <w:rsid w:val="00F6058C"/>
    <w:rsid w:val="00F609DB"/>
    <w:rsid w:val="00F619A4"/>
    <w:rsid w:val="00F6536E"/>
    <w:rsid w:val="00F73F89"/>
    <w:rsid w:val="00FB5308"/>
    <w:rsid w:val="00FB7E11"/>
    <w:rsid w:val="00FC1742"/>
    <w:rsid w:val="00FC4952"/>
    <w:rsid w:val="00FD401B"/>
    <w:rsid w:val="00FE1756"/>
    <w:rsid w:val="00FF4FE9"/>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GB" w:eastAsia="en-GB"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nhideWhenUsed="0" w:qFormat="1"/>
    <w:lsdException w:name="heading 2" w:locked="1" w:semiHidden="0" w:unhideWhenUsed="0" w:qFormat="1"/>
    <w:lsdException w:name="heading 3" w:locked="1" w:semiHidden="0" w:unhideWhenUsed="0" w:qFormat="1"/>
    <w:lsdException w:name="heading 4" w:locked="1" w:semiHidden="0" w:uiPriority="0" w:unhideWhenUsed="0" w:qFormat="1"/>
    <w:lsdException w:name="heading 5" w:locked="1" w:semiHidden="0" w:uiPriority="0" w:unhideWhenUsed="0" w:qFormat="1"/>
    <w:lsdException w:name="heading 6" w:locked="1" w:semiHidden="0" w:uiPriority="0" w:unhideWhenUsed="0" w:qFormat="1"/>
    <w:lsdException w:name="heading 7" w:locked="1" w:semiHidden="0" w:uiPriority="0" w:unhideWhenUsed="0" w:qFormat="1"/>
    <w:lsdException w:name="heading 8" w:locked="1" w:semiHidden="0" w:uiPriority="0" w:unhideWhenUsed="0" w:qFormat="1"/>
    <w:lsdException w:name="heading 9" w:locked="1" w:semiHidden="0" w:uiPriority="0" w:unhideWhenUsed="0" w:qFormat="1"/>
    <w:lsdException w:name="toc 1" w:locked="1" w:semiHidden="0" w:uiPriority="39" w:unhideWhenUsed="0"/>
    <w:lsdException w:name="toc 2" w:locked="1" w:semiHidden="0" w:uiPriority="39" w:unhideWhenUsed="0"/>
    <w:lsdException w:name="toc 3" w:locked="1" w:semiHidden="0" w:uiPriority="39" w:unhideWhenUsed="0"/>
    <w:lsdException w:name="toc 4" w:uiPriority="39"/>
    <w:lsdException w:name="toc 5" w:uiPriority="39"/>
    <w:lsdException w:name="toc 6" w:uiPriority="39"/>
    <w:lsdException w:name="toc 7" w:uiPriority="39"/>
    <w:lsdException w:name="toc 8" w:uiPriority="39"/>
    <w:lsdException w:name="toc 9" w:uiPriority="39"/>
    <w:lsdException w:name="caption" w:locked="1" w:semiHidden="0" w:uiPriority="0" w:unhideWhenUsed="0" w:qFormat="1"/>
    <w:lsdException w:name="Title" w:locked="1" w:semiHidden="0" w:uiPriority="0" w:unhideWhenUsed="0" w:qFormat="1"/>
    <w:lsdException w:name="Default Paragraph Font" w:uiPriority="1"/>
    <w:lsdException w:name="Subtitle" w:locked="1" w:semiHidden="0" w:uiPriority="0" w:unhideWhenUsed="0" w:qFormat="1"/>
    <w:lsdException w:name="Hyperlink" w:locked="1" w:semiHidden="0" w:unhideWhenUsed="0"/>
    <w:lsdException w:name="Strong" w:locked="1" w:semiHidden="0" w:uiPriority="0" w:unhideWhenUsed="0" w:qFormat="1"/>
    <w:lsdException w:name="Emphasis" w:locked="1" w:semiHidden="0" w:uiPriority="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C5B83"/>
    <w:pPr>
      <w:spacing w:before="120" w:line="288" w:lineRule="auto"/>
      <w:jc w:val="both"/>
    </w:pPr>
    <w:rPr>
      <w:rFonts w:ascii="Trebuchet MS" w:hAnsi="Trebuchet MS"/>
      <w:sz w:val="22"/>
      <w:szCs w:val="22"/>
    </w:rPr>
  </w:style>
  <w:style w:type="paragraph" w:styleId="Heading1">
    <w:name w:val="heading 1"/>
    <w:basedOn w:val="Normal"/>
    <w:next w:val="Normal"/>
    <w:link w:val="Heading1Char"/>
    <w:uiPriority w:val="99"/>
    <w:qFormat/>
    <w:rsid w:val="007B6DDC"/>
    <w:pPr>
      <w:keepNext/>
      <w:pageBreakBefore/>
      <w:numPr>
        <w:numId w:val="6"/>
      </w:numPr>
      <w:pBdr>
        <w:bottom w:val="single" w:sz="4" w:space="1" w:color="auto"/>
      </w:pBdr>
      <w:spacing w:before="240" w:after="60"/>
      <w:outlineLvl w:val="0"/>
    </w:pPr>
    <w:rPr>
      <w:rFonts w:cs="Arial"/>
      <w:bCs/>
      <w:smallCaps/>
      <w:kern w:val="32"/>
      <w:sz w:val="28"/>
      <w:szCs w:val="28"/>
    </w:rPr>
  </w:style>
  <w:style w:type="paragraph" w:styleId="Heading2">
    <w:name w:val="heading 2"/>
    <w:basedOn w:val="Normal"/>
    <w:next w:val="Normal"/>
    <w:link w:val="Heading2Char"/>
    <w:uiPriority w:val="99"/>
    <w:qFormat/>
    <w:rsid w:val="007B6DDC"/>
    <w:pPr>
      <w:keepNext/>
      <w:spacing w:before="240" w:after="120"/>
      <w:outlineLvl w:val="1"/>
    </w:pPr>
    <w:rPr>
      <w:b/>
      <w:bCs/>
      <w:iCs/>
      <w:szCs w:val="28"/>
      <w:lang w:val="en-US" w:eastAsia="ja-JP"/>
    </w:rPr>
  </w:style>
  <w:style w:type="paragraph" w:styleId="Heading3">
    <w:name w:val="heading 3"/>
    <w:basedOn w:val="Normal"/>
    <w:next w:val="Normal"/>
    <w:link w:val="Heading3Char"/>
    <w:uiPriority w:val="99"/>
    <w:qFormat/>
    <w:rsid w:val="007B6DDC"/>
    <w:pPr>
      <w:keepNext/>
      <w:spacing w:before="240" w:after="120"/>
      <w:outlineLvl w:val="2"/>
    </w:pPr>
    <w:rPr>
      <w:rFonts w:cs="Arial"/>
      <w:b/>
      <w:bCs/>
      <w:i/>
      <w:szCs w:val="26"/>
    </w:rPr>
  </w:style>
  <w:style w:type="paragraph" w:styleId="Heading4">
    <w:name w:val="heading 4"/>
    <w:aliases w:val="Char,Heading 4 Char1,Char Char Char, Char"/>
    <w:basedOn w:val="Heading3"/>
    <w:next w:val="Normal"/>
    <w:link w:val="Heading4Char"/>
    <w:qFormat/>
    <w:rsid w:val="00A4407B"/>
    <w:pPr>
      <w:keepLines/>
      <w:spacing w:before="120" w:after="0"/>
      <w:outlineLvl w:val="3"/>
    </w:pPr>
    <w:rPr>
      <w:rFonts w:cs="Arial Unicode MS"/>
      <w:b w:val="0"/>
      <w:noProof/>
      <w:szCs w:val="22"/>
      <w:lang w:val="en-US" w:eastAsia="ja-JP" w:bidi="ne-NP"/>
    </w:rPr>
  </w:style>
  <w:style w:type="paragraph" w:styleId="Heading5">
    <w:name w:val="heading 5"/>
    <w:basedOn w:val="Heading4"/>
    <w:next w:val="Normal"/>
    <w:link w:val="Heading5Char"/>
    <w:uiPriority w:val="99"/>
    <w:qFormat/>
    <w:rsid w:val="00A4407B"/>
    <w:pPr>
      <w:numPr>
        <w:ilvl w:val="4"/>
      </w:numPr>
      <w:tabs>
        <w:tab w:val="num" w:pos="3402"/>
      </w:tabs>
      <w:ind w:left="3402" w:hanging="1134"/>
      <w:outlineLvl w:val="4"/>
    </w:pPr>
    <w:rPr>
      <w:bCs w:val="0"/>
      <w:i w:val="0"/>
      <w:iCs/>
      <w:szCs w:val="26"/>
    </w:rPr>
  </w:style>
  <w:style w:type="paragraph" w:styleId="Heading6">
    <w:name w:val="heading 6"/>
    <w:basedOn w:val="Normal"/>
    <w:next w:val="Normal"/>
    <w:link w:val="Heading6Char"/>
    <w:uiPriority w:val="99"/>
    <w:qFormat/>
    <w:rsid w:val="00A4407B"/>
    <w:pPr>
      <w:numPr>
        <w:ilvl w:val="5"/>
        <w:numId w:val="6"/>
      </w:numPr>
      <w:spacing w:before="240" w:after="60"/>
      <w:outlineLvl w:val="5"/>
    </w:pPr>
    <w:rPr>
      <w:rFonts w:ascii="Times New Roman" w:hAnsi="Times New Roman"/>
      <w:b/>
      <w:bCs/>
    </w:rPr>
  </w:style>
  <w:style w:type="paragraph" w:styleId="Heading7">
    <w:name w:val="heading 7"/>
    <w:basedOn w:val="Normal"/>
    <w:next w:val="Normal"/>
    <w:link w:val="Heading7Char"/>
    <w:uiPriority w:val="99"/>
    <w:qFormat/>
    <w:rsid w:val="00A4407B"/>
    <w:pPr>
      <w:numPr>
        <w:ilvl w:val="6"/>
        <w:numId w:val="6"/>
      </w:numPr>
      <w:spacing w:before="240" w:after="60"/>
      <w:outlineLvl w:val="6"/>
    </w:pPr>
    <w:rPr>
      <w:rFonts w:ascii="Times New Roman" w:hAnsi="Times New Roman"/>
      <w:sz w:val="24"/>
      <w:szCs w:val="24"/>
    </w:rPr>
  </w:style>
  <w:style w:type="paragraph" w:styleId="Heading8">
    <w:name w:val="heading 8"/>
    <w:basedOn w:val="Normal"/>
    <w:next w:val="Normal"/>
    <w:link w:val="Heading8Char"/>
    <w:uiPriority w:val="99"/>
    <w:qFormat/>
    <w:rsid w:val="00A4407B"/>
    <w:pPr>
      <w:numPr>
        <w:ilvl w:val="7"/>
        <w:numId w:val="6"/>
      </w:numPr>
      <w:spacing w:before="240" w:after="60"/>
      <w:outlineLvl w:val="7"/>
    </w:pPr>
    <w:rPr>
      <w:rFonts w:ascii="Times New Roman" w:hAnsi="Times New Roman"/>
      <w:i/>
      <w:iCs/>
      <w:sz w:val="24"/>
      <w:szCs w:val="24"/>
    </w:rPr>
  </w:style>
  <w:style w:type="paragraph" w:styleId="Heading9">
    <w:name w:val="heading 9"/>
    <w:basedOn w:val="Normal"/>
    <w:next w:val="Normal"/>
    <w:link w:val="Heading9Char"/>
    <w:uiPriority w:val="99"/>
    <w:qFormat/>
    <w:rsid w:val="00A4407B"/>
    <w:pPr>
      <w:numPr>
        <w:ilvl w:val="8"/>
        <w:numId w:val="6"/>
      </w:numPr>
      <w:spacing w:before="240" w:after="60"/>
      <w:outlineLvl w:val="8"/>
    </w:pPr>
    <w:rPr>
      <w:rFonts w:ascii="Arial" w:hAnsi="Arial"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rsid w:val="007B6DDC"/>
    <w:rPr>
      <w:rFonts w:ascii="Trebuchet MS" w:hAnsi="Trebuchet MS" w:cs="Arial"/>
      <w:bCs/>
      <w:smallCaps/>
      <w:kern w:val="32"/>
      <w:sz w:val="28"/>
      <w:szCs w:val="28"/>
    </w:rPr>
  </w:style>
  <w:style w:type="paragraph" w:styleId="BalloonText">
    <w:name w:val="Balloon Text"/>
    <w:basedOn w:val="Normal"/>
    <w:link w:val="BalloonTextChar"/>
    <w:uiPriority w:val="99"/>
    <w:semiHidden/>
    <w:unhideWhenUsed/>
    <w:rsid w:val="001619AA"/>
    <w:pPr>
      <w:spacing w:before="0" w:line="240" w:lineRule="auto"/>
    </w:pPr>
    <w:rPr>
      <w:rFonts w:ascii="Tahoma" w:hAnsi="Tahoma" w:cs="Tahoma"/>
      <w:sz w:val="16"/>
      <w:szCs w:val="16"/>
    </w:rPr>
  </w:style>
  <w:style w:type="character" w:customStyle="1" w:styleId="Heading3Char">
    <w:name w:val="Heading 3 Char"/>
    <w:link w:val="Heading3"/>
    <w:uiPriority w:val="99"/>
    <w:rsid w:val="007B6DDC"/>
    <w:rPr>
      <w:rFonts w:ascii="Trebuchet MS" w:hAnsi="Trebuchet MS" w:cs="Arial"/>
      <w:b/>
      <w:bCs/>
      <w:i/>
      <w:sz w:val="22"/>
      <w:szCs w:val="26"/>
    </w:rPr>
  </w:style>
  <w:style w:type="character" w:customStyle="1" w:styleId="Heading4Char">
    <w:name w:val="Heading 4 Char"/>
    <w:aliases w:val="Char Char,Heading 4 Char1 Char,Char Char Char Char, Char Char"/>
    <w:link w:val="Heading4"/>
    <w:locked/>
    <w:rsid w:val="00A4407B"/>
    <w:rPr>
      <w:rFonts w:ascii="Trebuchet MS" w:hAnsi="Trebuchet MS" w:cs="Arial Unicode MS"/>
      <w:bCs/>
      <w:i/>
      <w:noProof/>
      <w:sz w:val="22"/>
      <w:szCs w:val="22"/>
      <w:lang w:val="en-US" w:eastAsia="ja-JP" w:bidi="ne-NP"/>
    </w:rPr>
  </w:style>
  <w:style w:type="character" w:customStyle="1" w:styleId="Heading5Char">
    <w:name w:val="Heading 5 Char"/>
    <w:link w:val="Heading5"/>
    <w:uiPriority w:val="9"/>
    <w:semiHidden/>
    <w:rsid w:val="00A45D50"/>
    <w:rPr>
      <w:rFonts w:ascii="Calibri" w:eastAsia="Times New Roman" w:hAnsi="Calibri" w:cs="Times New Roman"/>
      <w:b/>
      <w:bCs/>
      <w:i/>
      <w:iCs/>
      <w:sz w:val="26"/>
      <w:szCs w:val="26"/>
      <w:lang w:val="en-GB" w:eastAsia="en-GB"/>
    </w:rPr>
  </w:style>
  <w:style w:type="character" w:customStyle="1" w:styleId="Heading6Char">
    <w:name w:val="Heading 6 Char"/>
    <w:link w:val="Heading6"/>
    <w:uiPriority w:val="99"/>
    <w:rsid w:val="00A45D50"/>
    <w:rPr>
      <w:b/>
      <w:bCs/>
      <w:sz w:val="22"/>
      <w:szCs w:val="22"/>
    </w:rPr>
  </w:style>
  <w:style w:type="character" w:customStyle="1" w:styleId="Heading7Char">
    <w:name w:val="Heading 7 Char"/>
    <w:link w:val="Heading7"/>
    <w:uiPriority w:val="99"/>
    <w:rsid w:val="00A45D50"/>
    <w:rPr>
      <w:sz w:val="24"/>
      <w:szCs w:val="24"/>
    </w:rPr>
  </w:style>
  <w:style w:type="character" w:customStyle="1" w:styleId="Heading8Char">
    <w:name w:val="Heading 8 Char"/>
    <w:link w:val="Heading8"/>
    <w:uiPriority w:val="99"/>
    <w:rsid w:val="00A45D50"/>
    <w:rPr>
      <w:i/>
      <w:iCs/>
      <w:sz w:val="24"/>
      <w:szCs w:val="24"/>
    </w:rPr>
  </w:style>
  <w:style w:type="character" w:customStyle="1" w:styleId="Heading9Char">
    <w:name w:val="Heading 9 Char"/>
    <w:link w:val="Heading9"/>
    <w:uiPriority w:val="99"/>
    <w:rsid w:val="00A45D50"/>
    <w:rPr>
      <w:rFonts w:ascii="Arial" w:hAnsi="Arial" w:cs="Arial"/>
      <w:sz w:val="22"/>
      <w:szCs w:val="22"/>
    </w:rPr>
  </w:style>
  <w:style w:type="paragraph" w:styleId="FootnoteText">
    <w:name w:val="footnote text"/>
    <w:basedOn w:val="Normal"/>
    <w:link w:val="FootnoteTextChar"/>
    <w:uiPriority w:val="99"/>
    <w:semiHidden/>
    <w:rsid w:val="00A4407B"/>
    <w:pPr>
      <w:spacing w:line="240" w:lineRule="auto"/>
    </w:pPr>
    <w:rPr>
      <w:sz w:val="20"/>
      <w:szCs w:val="20"/>
    </w:rPr>
  </w:style>
  <w:style w:type="character" w:customStyle="1" w:styleId="FootnoteTextChar">
    <w:name w:val="Footnote Text Char"/>
    <w:link w:val="FootnoteText"/>
    <w:uiPriority w:val="99"/>
    <w:semiHidden/>
    <w:rsid w:val="00A45D50"/>
    <w:rPr>
      <w:rFonts w:ascii="Trebuchet MS" w:hAnsi="Trebuchet MS"/>
      <w:sz w:val="20"/>
      <w:szCs w:val="20"/>
      <w:lang w:val="en-GB" w:eastAsia="en-GB"/>
    </w:rPr>
  </w:style>
  <w:style w:type="paragraph" w:styleId="Header">
    <w:name w:val="header"/>
    <w:basedOn w:val="Normal"/>
    <w:link w:val="HeaderChar"/>
    <w:uiPriority w:val="99"/>
    <w:semiHidden/>
    <w:rsid w:val="001619AA"/>
    <w:pPr>
      <w:tabs>
        <w:tab w:val="center" w:pos="4153"/>
        <w:tab w:val="right" w:pos="8306"/>
      </w:tabs>
      <w:spacing w:before="0"/>
    </w:pPr>
    <w:rPr>
      <w:sz w:val="18"/>
    </w:rPr>
  </w:style>
  <w:style w:type="character" w:customStyle="1" w:styleId="HeaderChar">
    <w:name w:val="Header Char"/>
    <w:link w:val="Header"/>
    <w:uiPriority w:val="99"/>
    <w:semiHidden/>
    <w:rsid w:val="001619AA"/>
    <w:rPr>
      <w:rFonts w:ascii="Trebuchet MS" w:hAnsi="Trebuchet MS"/>
      <w:sz w:val="18"/>
      <w:szCs w:val="22"/>
      <w:lang w:val="en-GB" w:eastAsia="en-GB"/>
    </w:rPr>
  </w:style>
  <w:style w:type="paragraph" w:styleId="Footer">
    <w:name w:val="footer"/>
    <w:basedOn w:val="Normal"/>
    <w:link w:val="FooterChar"/>
    <w:uiPriority w:val="99"/>
    <w:unhideWhenUsed/>
    <w:rsid w:val="001619AA"/>
    <w:pPr>
      <w:tabs>
        <w:tab w:val="center" w:pos="4513"/>
        <w:tab w:val="right" w:pos="9026"/>
      </w:tabs>
      <w:jc w:val="center"/>
    </w:pPr>
    <w:rPr>
      <w:sz w:val="18"/>
    </w:rPr>
  </w:style>
  <w:style w:type="character" w:customStyle="1" w:styleId="FooterChar">
    <w:name w:val="Footer Char"/>
    <w:link w:val="Footer"/>
    <w:uiPriority w:val="99"/>
    <w:rsid w:val="001619AA"/>
    <w:rPr>
      <w:rFonts w:ascii="Trebuchet MS" w:hAnsi="Trebuchet MS"/>
      <w:sz w:val="18"/>
      <w:szCs w:val="22"/>
      <w:lang w:val="en-GB" w:eastAsia="en-GB"/>
    </w:rPr>
  </w:style>
  <w:style w:type="character" w:customStyle="1" w:styleId="BalloonTextChar">
    <w:name w:val="Balloon Text Char"/>
    <w:link w:val="BalloonText"/>
    <w:uiPriority w:val="99"/>
    <w:semiHidden/>
    <w:rsid w:val="001619AA"/>
    <w:rPr>
      <w:rFonts w:ascii="Tahoma" w:hAnsi="Tahoma" w:cs="Tahoma"/>
      <w:sz w:val="16"/>
      <w:szCs w:val="16"/>
      <w:lang w:val="en-GB" w:eastAsia="en-GB"/>
    </w:rPr>
  </w:style>
  <w:style w:type="paragraph" w:customStyle="1" w:styleId="Saisieparagraph">
    <w:name w:val="Saisie (paragraph)"/>
    <w:basedOn w:val="Normal"/>
    <w:link w:val="SaisieparagraphChar"/>
    <w:rsid w:val="00857C34"/>
    <w:pPr>
      <w:shd w:val="clear" w:color="auto" w:fill="FFFFE7"/>
    </w:pPr>
  </w:style>
  <w:style w:type="paragraph" w:customStyle="1" w:styleId="Footer2">
    <w:name w:val="Footer2"/>
    <w:basedOn w:val="Normal"/>
    <w:qFormat/>
    <w:rsid w:val="005C5B83"/>
    <w:pPr>
      <w:tabs>
        <w:tab w:val="right" w:pos="9214"/>
      </w:tabs>
      <w:jc w:val="right"/>
    </w:pPr>
    <w:rPr>
      <w:snapToGrid w:val="0"/>
      <w:sz w:val="16"/>
      <w:lang w:val="nl-NL"/>
    </w:rPr>
  </w:style>
  <w:style w:type="paragraph" w:styleId="Index2">
    <w:name w:val="index 2"/>
    <w:basedOn w:val="Normal"/>
    <w:next w:val="Normal"/>
    <w:uiPriority w:val="99"/>
    <w:semiHidden/>
    <w:rsid w:val="00A4407B"/>
    <w:pPr>
      <w:spacing w:before="0" w:line="240" w:lineRule="auto"/>
      <w:ind w:left="480" w:hanging="240"/>
      <w:jc w:val="left"/>
    </w:pPr>
    <w:rPr>
      <w:szCs w:val="20"/>
    </w:rPr>
  </w:style>
  <w:style w:type="character" w:styleId="FootnoteReference">
    <w:name w:val="footnote reference"/>
    <w:uiPriority w:val="99"/>
    <w:semiHidden/>
    <w:rsid w:val="00A4407B"/>
    <w:rPr>
      <w:rFonts w:cs="Times New Roman"/>
      <w:vertAlign w:val="superscript"/>
    </w:rPr>
  </w:style>
  <w:style w:type="paragraph" w:customStyle="1" w:styleId="Guidancenotprinted">
    <w:name w:val="Guidance (not printed)"/>
    <w:basedOn w:val="Normal"/>
    <w:uiPriority w:val="99"/>
    <w:semiHidden/>
    <w:rsid w:val="00A4407B"/>
    <w:rPr>
      <w:vanish/>
      <w:color w:val="0000FF"/>
    </w:rPr>
  </w:style>
  <w:style w:type="paragraph" w:styleId="TOC2">
    <w:name w:val="toc 2"/>
    <w:basedOn w:val="Normal"/>
    <w:next w:val="Normal"/>
    <w:autoRedefine/>
    <w:uiPriority w:val="39"/>
    <w:rsid w:val="00A4407B"/>
    <w:pPr>
      <w:tabs>
        <w:tab w:val="left" w:pos="851"/>
        <w:tab w:val="right" w:leader="dot" w:pos="9061"/>
      </w:tabs>
      <w:ind w:left="180"/>
    </w:pPr>
    <w:rPr>
      <w:smallCaps/>
      <w:noProof/>
    </w:rPr>
  </w:style>
  <w:style w:type="paragraph" w:customStyle="1" w:styleId="Simpletitle">
    <w:name w:val="Simple title"/>
    <w:basedOn w:val="Normal"/>
    <w:next w:val="Normal"/>
    <w:uiPriority w:val="99"/>
    <w:rsid w:val="00A4407B"/>
    <w:pPr>
      <w:jc w:val="center"/>
    </w:pPr>
    <w:rPr>
      <w:b/>
      <w:bCs/>
      <w:caps/>
    </w:rPr>
  </w:style>
  <w:style w:type="table" w:customStyle="1" w:styleId="Table">
    <w:name w:val="Table"/>
    <w:uiPriority w:val="99"/>
    <w:rsid w:val="00A4407B"/>
    <w:rPr>
      <w:rFonts w:ascii="Trebuchet MS" w:hAnsi="Trebuchet MS"/>
      <w:lang w:val="fr-FR" w:eastAsia="fr-FR"/>
    </w:rPr>
    <w:tblPr>
      <w:tblInd w:w="0" w:type="dxa"/>
      <w:tblBorders>
        <w:top w:val="double" w:sz="2" w:space="0" w:color="auto"/>
        <w:left w:val="double" w:sz="2" w:space="0" w:color="auto"/>
        <w:bottom w:val="double" w:sz="2" w:space="0" w:color="auto"/>
        <w:right w:val="double" w:sz="2" w:space="0" w:color="auto"/>
        <w:insideH w:val="single" w:sz="4" w:space="0" w:color="auto"/>
        <w:insideV w:val="single" w:sz="4" w:space="0" w:color="auto"/>
      </w:tblBorders>
      <w:tblCellMar>
        <w:top w:w="57" w:type="dxa"/>
        <w:left w:w="57" w:type="dxa"/>
        <w:bottom w:w="0" w:type="dxa"/>
        <w:right w:w="57" w:type="dxa"/>
      </w:tblCellMar>
    </w:tblPr>
  </w:style>
  <w:style w:type="character" w:customStyle="1" w:styleId="SaisieparagraphChar">
    <w:name w:val="Saisie (paragraph) Char"/>
    <w:link w:val="Saisieparagraph"/>
    <w:rsid w:val="00857C34"/>
    <w:rPr>
      <w:rFonts w:ascii="Trebuchet MS" w:hAnsi="Trebuchet MS"/>
      <w:sz w:val="22"/>
      <w:szCs w:val="22"/>
      <w:shd w:val="clear" w:color="auto" w:fill="FFFFE7"/>
      <w:lang w:val="en-GB" w:eastAsia="en-GB"/>
    </w:rPr>
  </w:style>
  <w:style w:type="paragraph" w:styleId="ListParagraph">
    <w:name w:val="List Paragraph"/>
    <w:basedOn w:val="Normal"/>
    <w:uiPriority w:val="34"/>
    <w:qFormat/>
    <w:rsid w:val="00857C34"/>
    <w:pPr>
      <w:ind w:left="708"/>
    </w:pPr>
  </w:style>
  <w:style w:type="paragraph" w:styleId="TOC1">
    <w:name w:val="toc 1"/>
    <w:basedOn w:val="Normal"/>
    <w:next w:val="Normal"/>
    <w:autoRedefine/>
    <w:uiPriority w:val="39"/>
    <w:rsid w:val="00A4407B"/>
    <w:pPr>
      <w:tabs>
        <w:tab w:val="left" w:pos="540"/>
        <w:tab w:val="right" w:leader="dot" w:pos="9061"/>
      </w:tabs>
      <w:spacing w:line="240" w:lineRule="auto"/>
    </w:pPr>
    <w:rPr>
      <w:b/>
      <w:caps/>
      <w:noProof/>
    </w:rPr>
  </w:style>
  <w:style w:type="paragraph" w:styleId="TOC3">
    <w:name w:val="toc 3"/>
    <w:basedOn w:val="Normal"/>
    <w:next w:val="Normal"/>
    <w:autoRedefine/>
    <w:uiPriority w:val="39"/>
    <w:rsid w:val="00A4407B"/>
    <w:pPr>
      <w:tabs>
        <w:tab w:val="left" w:pos="1440"/>
        <w:tab w:val="right" w:leader="dot" w:pos="9061"/>
      </w:tabs>
      <w:ind w:left="540"/>
    </w:pPr>
    <w:rPr>
      <w:i/>
      <w:noProof/>
    </w:rPr>
  </w:style>
  <w:style w:type="character" w:styleId="Hyperlink">
    <w:name w:val="Hyperlink"/>
    <w:uiPriority w:val="99"/>
    <w:rsid w:val="00A4407B"/>
    <w:rPr>
      <w:rFonts w:cs="Times New Roman"/>
      <w:color w:val="0000FF"/>
      <w:u w:val="single"/>
    </w:rPr>
  </w:style>
  <w:style w:type="paragraph" w:styleId="BlockText">
    <w:name w:val="Block Text"/>
    <w:basedOn w:val="Normal"/>
    <w:uiPriority w:val="99"/>
    <w:unhideWhenUsed/>
    <w:rsid w:val="001619AA"/>
    <w:pPr>
      <w:spacing w:after="120"/>
      <w:ind w:left="1440" w:right="1440"/>
    </w:pPr>
  </w:style>
  <w:style w:type="paragraph" w:customStyle="1" w:styleId="Conseilsinvisibles">
    <w:name w:val="Conseils (invisibles)"/>
    <w:basedOn w:val="Normal"/>
    <w:rsid w:val="00B87219"/>
    <w:rPr>
      <w:vanish/>
      <w:color w:val="0000FF"/>
    </w:rPr>
  </w:style>
  <w:style w:type="paragraph" w:styleId="BodyTextIndent">
    <w:name w:val="Body Text Indent"/>
    <w:basedOn w:val="Normal"/>
    <w:link w:val="BodyTextIndentChar"/>
    <w:uiPriority w:val="99"/>
    <w:semiHidden/>
    <w:rsid w:val="00A4407B"/>
    <w:pPr>
      <w:spacing w:after="120"/>
      <w:ind w:left="283"/>
    </w:pPr>
  </w:style>
  <w:style w:type="character" w:customStyle="1" w:styleId="BodyTextIndentChar">
    <w:name w:val="Body Text Indent Char"/>
    <w:link w:val="BodyTextIndent"/>
    <w:uiPriority w:val="99"/>
    <w:semiHidden/>
    <w:rsid w:val="00A45D50"/>
    <w:rPr>
      <w:rFonts w:ascii="Trebuchet MS" w:hAnsi="Trebuchet MS"/>
      <w:lang w:val="en-GB" w:eastAsia="en-GB"/>
    </w:rPr>
  </w:style>
  <w:style w:type="paragraph" w:styleId="BodyTextFirstIndent2">
    <w:name w:val="Body Text First Indent 2"/>
    <w:basedOn w:val="BodyTextIndent"/>
    <w:link w:val="BodyTextFirstIndent2Char"/>
    <w:uiPriority w:val="99"/>
    <w:semiHidden/>
    <w:rsid w:val="00A4407B"/>
    <w:pPr>
      <w:ind w:firstLine="210"/>
    </w:pPr>
  </w:style>
  <w:style w:type="character" w:customStyle="1" w:styleId="BodyTextFirstIndent2Char">
    <w:name w:val="Body Text First Indent 2 Char"/>
    <w:link w:val="BodyTextFirstIndent2"/>
    <w:uiPriority w:val="99"/>
    <w:semiHidden/>
    <w:rsid w:val="00A45D50"/>
    <w:rPr>
      <w:rFonts w:ascii="Trebuchet MS" w:hAnsi="Trebuchet MS"/>
      <w:lang w:val="en-GB" w:eastAsia="en-GB"/>
    </w:rPr>
  </w:style>
  <w:style w:type="paragraph" w:styleId="BodyTextIndent2">
    <w:name w:val="Body Text Indent 2"/>
    <w:basedOn w:val="Normal"/>
    <w:link w:val="BodyTextIndent2Char"/>
    <w:uiPriority w:val="99"/>
    <w:semiHidden/>
    <w:rsid w:val="00A4407B"/>
    <w:pPr>
      <w:spacing w:after="120" w:line="480" w:lineRule="auto"/>
      <w:ind w:left="283"/>
    </w:pPr>
  </w:style>
  <w:style w:type="character" w:customStyle="1" w:styleId="BodyTextIndent2Char">
    <w:name w:val="Body Text Indent 2 Char"/>
    <w:link w:val="BodyTextIndent2"/>
    <w:uiPriority w:val="99"/>
    <w:semiHidden/>
    <w:rsid w:val="00A45D50"/>
    <w:rPr>
      <w:rFonts w:ascii="Trebuchet MS" w:hAnsi="Trebuchet MS"/>
      <w:lang w:val="en-GB" w:eastAsia="en-GB"/>
    </w:rPr>
  </w:style>
  <w:style w:type="paragraph" w:styleId="BodyTextIndent3">
    <w:name w:val="Body Text Indent 3"/>
    <w:basedOn w:val="Normal"/>
    <w:link w:val="BodyTextIndent3Char"/>
    <w:uiPriority w:val="99"/>
    <w:semiHidden/>
    <w:rsid w:val="00A4407B"/>
    <w:pPr>
      <w:spacing w:after="120"/>
      <w:ind w:left="283"/>
    </w:pPr>
    <w:rPr>
      <w:sz w:val="16"/>
      <w:szCs w:val="16"/>
    </w:rPr>
  </w:style>
  <w:style w:type="character" w:customStyle="1" w:styleId="BodyTextIndent3Char">
    <w:name w:val="Body Text Indent 3 Char"/>
    <w:link w:val="BodyTextIndent3"/>
    <w:uiPriority w:val="99"/>
    <w:semiHidden/>
    <w:rsid w:val="00A45D50"/>
    <w:rPr>
      <w:rFonts w:ascii="Trebuchet MS" w:hAnsi="Trebuchet MS"/>
      <w:sz w:val="16"/>
      <w:szCs w:val="16"/>
      <w:lang w:val="en-GB" w:eastAsia="en-GB"/>
    </w:rPr>
  </w:style>
  <w:style w:type="paragraph" w:styleId="Closing">
    <w:name w:val="Closing"/>
    <w:basedOn w:val="Normal"/>
    <w:link w:val="ClosingChar"/>
    <w:uiPriority w:val="99"/>
    <w:semiHidden/>
    <w:rsid w:val="00A4407B"/>
    <w:pPr>
      <w:ind w:left="4252"/>
    </w:pPr>
  </w:style>
  <w:style w:type="character" w:customStyle="1" w:styleId="ClosingChar">
    <w:name w:val="Closing Char"/>
    <w:link w:val="Closing"/>
    <w:uiPriority w:val="99"/>
    <w:semiHidden/>
    <w:rsid w:val="00A45D50"/>
    <w:rPr>
      <w:rFonts w:ascii="Trebuchet MS" w:hAnsi="Trebuchet MS"/>
      <w:lang w:val="en-GB" w:eastAsia="en-GB"/>
    </w:rPr>
  </w:style>
  <w:style w:type="paragraph" w:styleId="EnvelopeAddress">
    <w:name w:val="envelope address"/>
    <w:basedOn w:val="Normal"/>
    <w:uiPriority w:val="99"/>
    <w:semiHidden/>
    <w:rsid w:val="00A4407B"/>
    <w:pPr>
      <w:framePr w:w="7920" w:h="1980" w:hRule="exact" w:hSpace="180" w:wrap="auto" w:hAnchor="page" w:xAlign="center" w:yAlign="bottom"/>
      <w:ind w:left="2880"/>
    </w:pPr>
    <w:rPr>
      <w:rFonts w:ascii="Arial" w:hAnsi="Arial" w:cs="Arial"/>
      <w:sz w:val="24"/>
      <w:szCs w:val="24"/>
    </w:rPr>
  </w:style>
  <w:style w:type="paragraph" w:styleId="EnvelopeReturn">
    <w:name w:val="envelope return"/>
    <w:basedOn w:val="Normal"/>
    <w:uiPriority w:val="99"/>
    <w:semiHidden/>
    <w:rsid w:val="00A4407B"/>
    <w:rPr>
      <w:rFonts w:ascii="Arial" w:hAnsi="Arial" w:cs="Arial"/>
      <w:sz w:val="20"/>
      <w:szCs w:val="20"/>
    </w:rPr>
  </w:style>
  <w:style w:type="character" w:styleId="FollowedHyperlink">
    <w:name w:val="FollowedHyperlink"/>
    <w:uiPriority w:val="99"/>
    <w:semiHidden/>
    <w:rsid w:val="00A4407B"/>
    <w:rPr>
      <w:rFonts w:cs="Times New Roman"/>
      <w:color w:val="606420"/>
      <w:u w:val="single"/>
    </w:rPr>
  </w:style>
  <w:style w:type="character" w:styleId="HTMLAcronym">
    <w:name w:val="HTML Acronym"/>
    <w:uiPriority w:val="99"/>
    <w:semiHidden/>
    <w:rsid w:val="00A4407B"/>
    <w:rPr>
      <w:rFonts w:cs="Times New Roman"/>
    </w:rPr>
  </w:style>
  <w:style w:type="paragraph" w:styleId="HTMLAddress">
    <w:name w:val="HTML Address"/>
    <w:basedOn w:val="Normal"/>
    <w:link w:val="HTMLAddressChar"/>
    <w:uiPriority w:val="99"/>
    <w:semiHidden/>
    <w:rsid w:val="00A4407B"/>
    <w:rPr>
      <w:i/>
      <w:iCs/>
    </w:rPr>
  </w:style>
  <w:style w:type="character" w:customStyle="1" w:styleId="HTMLAddressChar">
    <w:name w:val="HTML Address Char"/>
    <w:link w:val="HTMLAddress"/>
    <w:uiPriority w:val="99"/>
    <w:semiHidden/>
    <w:rsid w:val="00A45D50"/>
    <w:rPr>
      <w:rFonts w:ascii="Trebuchet MS" w:hAnsi="Trebuchet MS"/>
      <w:i/>
      <w:iCs/>
      <w:lang w:val="en-GB" w:eastAsia="en-GB"/>
    </w:rPr>
  </w:style>
  <w:style w:type="character" w:styleId="HTMLCite">
    <w:name w:val="HTML Cite"/>
    <w:uiPriority w:val="99"/>
    <w:semiHidden/>
    <w:rsid w:val="00A4407B"/>
    <w:rPr>
      <w:rFonts w:cs="Times New Roman"/>
      <w:i/>
    </w:rPr>
  </w:style>
  <w:style w:type="character" w:styleId="HTMLCode">
    <w:name w:val="HTML Code"/>
    <w:uiPriority w:val="99"/>
    <w:semiHidden/>
    <w:rsid w:val="00A4407B"/>
    <w:rPr>
      <w:rFonts w:ascii="Courier New" w:hAnsi="Courier New" w:cs="Times New Roman"/>
      <w:sz w:val="20"/>
    </w:rPr>
  </w:style>
  <w:style w:type="character" w:styleId="HTMLDefinition">
    <w:name w:val="HTML Definition"/>
    <w:uiPriority w:val="99"/>
    <w:semiHidden/>
    <w:rsid w:val="00A4407B"/>
    <w:rPr>
      <w:rFonts w:cs="Times New Roman"/>
      <w:i/>
    </w:rPr>
  </w:style>
  <w:style w:type="character" w:styleId="HTMLKeyboard">
    <w:name w:val="HTML Keyboard"/>
    <w:uiPriority w:val="99"/>
    <w:semiHidden/>
    <w:rsid w:val="00A4407B"/>
    <w:rPr>
      <w:rFonts w:ascii="Courier New" w:hAnsi="Courier New" w:cs="Times New Roman"/>
      <w:sz w:val="20"/>
    </w:rPr>
  </w:style>
  <w:style w:type="paragraph" w:styleId="HTMLPreformatted">
    <w:name w:val="HTML Preformatted"/>
    <w:basedOn w:val="Normal"/>
    <w:link w:val="HTMLPreformattedChar"/>
    <w:uiPriority w:val="99"/>
    <w:semiHidden/>
    <w:rsid w:val="00A4407B"/>
    <w:rPr>
      <w:rFonts w:ascii="Courier New" w:hAnsi="Courier New" w:cs="Courier New"/>
      <w:sz w:val="20"/>
      <w:szCs w:val="20"/>
    </w:rPr>
  </w:style>
  <w:style w:type="character" w:customStyle="1" w:styleId="HTMLPreformattedChar">
    <w:name w:val="HTML Preformatted Char"/>
    <w:link w:val="HTMLPreformatted"/>
    <w:uiPriority w:val="99"/>
    <w:semiHidden/>
    <w:rsid w:val="00A45D50"/>
    <w:rPr>
      <w:rFonts w:ascii="Courier New" w:hAnsi="Courier New" w:cs="Courier New"/>
      <w:sz w:val="20"/>
      <w:szCs w:val="20"/>
      <w:lang w:val="en-GB" w:eastAsia="en-GB"/>
    </w:rPr>
  </w:style>
  <w:style w:type="character" w:styleId="HTMLSample">
    <w:name w:val="HTML Sample"/>
    <w:uiPriority w:val="99"/>
    <w:semiHidden/>
    <w:rsid w:val="00A4407B"/>
    <w:rPr>
      <w:rFonts w:ascii="Courier New" w:hAnsi="Courier New" w:cs="Times New Roman"/>
    </w:rPr>
  </w:style>
  <w:style w:type="character" w:styleId="HTMLTypewriter">
    <w:name w:val="HTML Typewriter"/>
    <w:uiPriority w:val="99"/>
    <w:semiHidden/>
    <w:rsid w:val="00A4407B"/>
    <w:rPr>
      <w:rFonts w:ascii="Courier New" w:hAnsi="Courier New" w:cs="Times New Roman"/>
      <w:sz w:val="20"/>
    </w:rPr>
  </w:style>
  <w:style w:type="character" w:styleId="HTMLVariable">
    <w:name w:val="HTML Variable"/>
    <w:uiPriority w:val="99"/>
    <w:semiHidden/>
    <w:rsid w:val="00A4407B"/>
    <w:rPr>
      <w:rFonts w:cs="Times New Roman"/>
      <w:i/>
    </w:rPr>
  </w:style>
  <w:style w:type="character" w:styleId="LineNumber">
    <w:name w:val="line number"/>
    <w:uiPriority w:val="99"/>
    <w:semiHidden/>
    <w:rsid w:val="00A4407B"/>
    <w:rPr>
      <w:rFonts w:cs="Times New Roman"/>
    </w:rPr>
  </w:style>
  <w:style w:type="paragraph" w:styleId="List">
    <w:name w:val="List"/>
    <w:basedOn w:val="Normal"/>
    <w:uiPriority w:val="99"/>
    <w:semiHidden/>
    <w:rsid w:val="00A4407B"/>
    <w:pPr>
      <w:ind w:left="283" w:hanging="283"/>
    </w:pPr>
  </w:style>
  <w:style w:type="paragraph" w:styleId="List2">
    <w:name w:val="List 2"/>
    <w:basedOn w:val="Normal"/>
    <w:uiPriority w:val="99"/>
    <w:semiHidden/>
    <w:rsid w:val="00A4407B"/>
    <w:pPr>
      <w:ind w:left="566" w:hanging="283"/>
    </w:pPr>
  </w:style>
  <w:style w:type="paragraph" w:styleId="List3">
    <w:name w:val="List 3"/>
    <w:basedOn w:val="Normal"/>
    <w:uiPriority w:val="99"/>
    <w:semiHidden/>
    <w:rsid w:val="00A4407B"/>
    <w:pPr>
      <w:ind w:left="849" w:hanging="283"/>
    </w:pPr>
  </w:style>
  <w:style w:type="paragraph" w:styleId="List4">
    <w:name w:val="List 4"/>
    <w:basedOn w:val="Normal"/>
    <w:uiPriority w:val="99"/>
    <w:semiHidden/>
    <w:rsid w:val="00A4407B"/>
    <w:pPr>
      <w:ind w:left="1132" w:hanging="283"/>
    </w:pPr>
  </w:style>
  <w:style w:type="paragraph" w:styleId="List5">
    <w:name w:val="List 5"/>
    <w:basedOn w:val="Normal"/>
    <w:uiPriority w:val="99"/>
    <w:semiHidden/>
    <w:rsid w:val="00A4407B"/>
    <w:pPr>
      <w:ind w:left="1415" w:hanging="283"/>
    </w:pPr>
  </w:style>
  <w:style w:type="paragraph" w:styleId="ListBullet">
    <w:name w:val="List Bullet"/>
    <w:basedOn w:val="Normal"/>
    <w:uiPriority w:val="99"/>
    <w:semiHidden/>
    <w:rsid w:val="00A4407B"/>
    <w:pPr>
      <w:tabs>
        <w:tab w:val="num" w:pos="360"/>
      </w:tabs>
      <w:ind w:left="360" w:hanging="360"/>
    </w:pPr>
  </w:style>
  <w:style w:type="paragraph" w:styleId="ListBullet2">
    <w:name w:val="List Bullet 2"/>
    <w:basedOn w:val="Normal"/>
    <w:uiPriority w:val="99"/>
    <w:semiHidden/>
    <w:rsid w:val="00A4407B"/>
    <w:pPr>
      <w:tabs>
        <w:tab w:val="num" w:pos="643"/>
      </w:tabs>
      <w:ind w:left="643" w:hanging="360"/>
    </w:pPr>
  </w:style>
  <w:style w:type="paragraph" w:styleId="ListBullet3">
    <w:name w:val="List Bullet 3"/>
    <w:basedOn w:val="Normal"/>
    <w:uiPriority w:val="99"/>
    <w:semiHidden/>
    <w:rsid w:val="00A4407B"/>
    <w:pPr>
      <w:tabs>
        <w:tab w:val="num" w:pos="926"/>
      </w:tabs>
      <w:ind w:left="926" w:hanging="360"/>
    </w:pPr>
  </w:style>
  <w:style w:type="paragraph" w:styleId="ListBullet4">
    <w:name w:val="List Bullet 4"/>
    <w:basedOn w:val="Normal"/>
    <w:uiPriority w:val="99"/>
    <w:semiHidden/>
    <w:rsid w:val="00A4407B"/>
    <w:pPr>
      <w:tabs>
        <w:tab w:val="num" w:pos="1209"/>
      </w:tabs>
      <w:ind w:left="1209" w:hanging="360"/>
    </w:pPr>
  </w:style>
  <w:style w:type="paragraph" w:styleId="ListBullet5">
    <w:name w:val="List Bullet 5"/>
    <w:basedOn w:val="Normal"/>
    <w:uiPriority w:val="99"/>
    <w:semiHidden/>
    <w:rsid w:val="00A4407B"/>
    <w:pPr>
      <w:tabs>
        <w:tab w:val="num" w:pos="1492"/>
      </w:tabs>
      <w:ind w:left="1492" w:hanging="360"/>
    </w:pPr>
  </w:style>
  <w:style w:type="paragraph" w:styleId="ListContinue">
    <w:name w:val="List Continue"/>
    <w:basedOn w:val="Normal"/>
    <w:uiPriority w:val="99"/>
    <w:semiHidden/>
    <w:rsid w:val="00A4407B"/>
    <w:pPr>
      <w:spacing w:after="120"/>
      <w:ind w:left="283"/>
    </w:pPr>
  </w:style>
  <w:style w:type="paragraph" w:styleId="ListContinue2">
    <w:name w:val="List Continue 2"/>
    <w:basedOn w:val="Normal"/>
    <w:uiPriority w:val="99"/>
    <w:semiHidden/>
    <w:rsid w:val="00A4407B"/>
    <w:pPr>
      <w:spacing w:after="120"/>
      <w:ind w:left="566"/>
    </w:pPr>
  </w:style>
  <w:style w:type="paragraph" w:styleId="ListContinue3">
    <w:name w:val="List Continue 3"/>
    <w:basedOn w:val="Normal"/>
    <w:uiPriority w:val="99"/>
    <w:semiHidden/>
    <w:rsid w:val="00A4407B"/>
    <w:pPr>
      <w:spacing w:after="120"/>
      <w:ind w:left="849"/>
    </w:pPr>
  </w:style>
  <w:style w:type="paragraph" w:styleId="ListContinue4">
    <w:name w:val="List Continue 4"/>
    <w:basedOn w:val="Normal"/>
    <w:uiPriority w:val="99"/>
    <w:semiHidden/>
    <w:rsid w:val="00A4407B"/>
    <w:pPr>
      <w:spacing w:after="120"/>
      <w:ind w:left="1132"/>
    </w:pPr>
  </w:style>
  <w:style w:type="paragraph" w:styleId="ListContinue5">
    <w:name w:val="List Continue 5"/>
    <w:basedOn w:val="Normal"/>
    <w:uiPriority w:val="99"/>
    <w:semiHidden/>
    <w:rsid w:val="00A4407B"/>
    <w:pPr>
      <w:spacing w:after="120"/>
      <w:ind w:left="1415"/>
    </w:pPr>
  </w:style>
  <w:style w:type="paragraph" w:styleId="ListNumber">
    <w:name w:val="List Number"/>
    <w:basedOn w:val="Normal"/>
    <w:uiPriority w:val="99"/>
    <w:semiHidden/>
    <w:rsid w:val="00A4407B"/>
    <w:pPr>
      <w:tabs>
        <w:tab w:val="num" w:pos="360"/>
      </w:tabs>
      <w:ind w:left="360" w:hanging="360"/>
    </w:pPr>
  </w:style>
  <w:style w:type="paragraph" w:styleId="ListNumber2">
    <w:name w:val="List Number 2"/>
    <w:basedOn w:val="Normal"/>
    <w:uiPriority w:val="99"/>
    <w:semiHidden/>
    <w:rsid w:val="00A4407B"/>
    <w:pPr>
      <w:tabs>
        <w:tab w:val="num" w:pos="643"/>
      </w:tabs>
      <w:ind w:left="643" w:hanging="360"/>
    </w:pPr>
  </w:style>
  <w:style w:type="paragraph" w:styleId="ListNumber3">
    <w:name w:val="List Number 3"/>
    <w:basedOn w:val="Normal"/>
    <w:uiPriority w:val="99"/>
    <w:semiHidden/>
    <w:rsid w:val="00A4407B"/>
    <w:pPr>
      <w:tabs>
        <w:tab w:val="num" w:pos="926"/>
      </w:tabs>
      <w:ind w:left="926" w:hanging="360"/>
    </w:pPr>
  </w:style>
  <w:style w:type="paragraph" w:styleId="ListNumber4">
    <w:name w:val="List Number 4"/>
    <w:basedOn w:val="Normal"/>
    <w:uiPriority w:val="99"/>
    <w:semiHidden/>
    <w:rsid w:val="00A4407B"/>
    <w:pPr>
      <w:tabs>
        <w:tab w:val="num" w:pos="1209"/>
      </w:tabs>
      <w:ind w:left="1209" w:hanging="360"/>
    </w:pPr>
  </w:style>
  <w:style w:type="paragraph" w:styleId="ListNumber5">
    <w:name w:val="List Number 5"/>
    <w:basedOn w:val="Normal"/>
    <w:uiPriority w:val="99"/>
    <w:semiHidden/>
    <w:rsid w:val="00A4407B"/>
    <w:pPr>
      <w:tabs>
        <w:tab w:val="num" w:pos="1492"/>
      </w:tabs>
      <w:ind w:left="1492" w:hanging="360"/>
    </w:pPr>
  </w:style>
  <w:style w:type="paragraph" w:styleId="MessageHeader">
    <w:name w:val="Message Header"/>
    <w:basedOn w:val="Normal"/>
    <w:link w:val="MessageHeaderChar"/>
    <w:uiPriority w:val="99"/>
    <w:semiHidden/>
    <w:rsid w:val="00A4407B"/>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sz w:val="24"/>
      <w:szCs w:val="24"/>
    </w:rPr>
  </w:style>
  <w:style w:type="character" w:customStyle="1" w:styleId="MessageHeaderChar">
    <w:name w:val="Message Header Char"/>
    <w:link w:val="MessageHeader"/>
    <w:uiPriority w:val="99"/>
    <w:semiHidden/>
    <w:rsid w:val="00A45D50"/>
    <w:rPr>
      <w:rFonts w:ascii="Cambria" w:eastAsia="Times New Roman" w:hAnsi="Cambria" w:cs="Times New Roman"/>
      <w:sz w:val="24"/>
      <w:szCs w:val="24"/>
      <w:shd w:val="pct20" w:color="auto" w:fill="auto"/>
      <w:lang w:val="en-GB" w:eastAsia="en-GB"/>
    </w:rPr>
  </w:style>
  <w:style w:type="paragraph" w:styleId="NormalWeb">
    <w:name w:val="Normal (Web)"/>
    <w:basedOn w:val="Normal"/>
    <w:uiPriority w:val="99"/>
    <w:semiHidden/>
    <w:rsid w:val="00A4407B"/>
    <w:rPr>
      <w:rFonts w:ascii="Times New Roman" w:hAnsi="Times New Roman"/>
      <w:sz w:val="24"/>
      <w:szCs w:val="24"/>
    </w:rPr>
  </w:style>
  <w:style w:type="paragraph" w:styleId="NormalIndent">
    <w:name w:val="Normal Indent"/>
    <w:basedOn w:val="Normal"/>
    <w:uiPriority w:val="99"/>
    <w:semiHidden/>
    <w:rsid w:val="00A4407B"/>
    <w:pPr>
      <w:ind w:left="720"/>
    </w:pPr>
  </w:style>
  <w:style w:type="paragraph" w:styleId="NoteHeading">
    <w:name w:val="Note Heading"/>
    <w:basedOn w:val="Normal"/>
    <w:next w:val="Normal"/>
    <w:link w:val="NoteHeadingChar"/>
    <w:uiPriority w:val="99"/>
    <w:semiHidden/>
    <w:rsid w:val="00A4407B"/>
  </w:style>
  <w:style w:type="character" w:customStyle="1" w:styleId="NoteHeadingChar">
    <w:name w:val="Note Heading Char"/>
    <w:link w:val="NoteHeading"/>
    <w:uiPriority w:val="99"/>
    <w:semiHidden/>
    <w:rsid w:val="00A45D50"/>
    <w:rPr>
      <w:rFonts w:ascii="Trebuchet MS" w:hAnsi="Trebuchet MS"/>
      <w:lang w:val="en-GB" w:eastAsia="en-GB"/>
    </w:rPr>
  </w:style>
  <w:style w:type="character" w:styleId="PageNumber">
    <w:name w:val="page number"/>
    <w:uiPriority w:val="99"/>
    <w:semiHidden/>
    <w:rsid w:val="00A4407B"/>
    <w:rPr>
      <w:rFonts w:cs="Times New Roman"/>
    </w:rPr>
  </w:style>
  <w:style w:type="paragraph" w:styleId="PlainText">
    <w:name w:val="Plain Text"/>
    <w:basedOn w:val="Normal"/>
    <w:link w:val="PlainTextChar"/>
    <w:uiPriority w:val="99"/>
    <w:semiHidden/>
    <w:rsid w:val="00A4407B"/>
    <w:rPr>
      <w:rFonts w:ascii="Courier New" w:hAnsi="Courier New" w:cs="Courier New"/>
      <w:sz w:val="20"/>
      <w:szCs w:val="20"/>
    </w:rPr>
  </w:style>
  <w:style w:type="character" w:customStyle="1" w:styleId="PlainTextChar">
    <w:name w:val="Plain Text Char"/>
    <w:link w:val="PlainText"/>
    <w:uiPriority w:val="99"/>
    <w:semiHidden/>
    <w:rsid w:val="00A45D50"/>
    <w:rPr>
      <w:rFonts w:ascii="Courier New" w:hAnsi="Courier New" w:cs="Courier New"/>
      <w:sz w:val="20"/>
      <w:szCs w:val="20"/>
      <w:lang w:val="en-GB" w:eastAsia="en-GB"/>
    </w:rPr>
  </w:style>
  <w:style w:type="paragraph" w:styleId="Salutation">
    <w:name w:val="Salutation"/>
    <w:basedOn w:val="Normal"/>
    <w:next w:val="Normal"/>
    <w:link w:val="SalutationChar"/>
    <w:uiPriority w:val="99"/>
    <w:semiHidden/>
    <w:rsid w:val="00A4407B"/>
  </w:style>
  <w:style w:type="character" w:customStyle="1" w:styleId="SalutationChar">
    <w:name w:val="Salutation Char"/>
    <w:link w:val="Salutation"/>
    <w:uiPriority w:val="99"/>
    <w:semiHidden/>
    <w:rsid w:val="00A45D50"/>
    <w:rPr>
      <w:rFonts w:ascii="Trebuchet MS" w:hAnsi="Trebuchet MS"/>
      <w:lang w:val="en-GB" w:eastAsia="en-GB"/>
    </w:rPr>
  </w:style>
  <w:style w:type="paragraph" w:styleId="Signature">
    <w:name w:val="Signature"/>
    <w:basedOn w:val="Normal"/>
    <w:link w:val="SignatureChar"/>
    <w:uiPriority w:val="99"/>
    <w:semiHidden/>
    <w:rsid w:val="00A4407B"/>
    <w:pPr>
      <w:ind w:left="4252"/>
    </w:pPr>
  </w:style>
  <w:style w:type="character" w:customStyle="1" w:styleId="SignatureChar">
    <w:name w:val="Signature Char"/>
    <w:link w:val="Signature"/>
    <w:uiPriority w:val="99"/>
    <w:semiHidden/>
    <w:rsid w:val="00A45D50"/>
    <w:rPr>
      <w:rFonts w:ascii="Trebuchet MS" w:hAnsi="Trebuchet MS"/>
      <w:lang w:val="en-GB" w:eastAsia="en-GB"/>
    </w:rPr>
  </w:style>
  <w:style w:type="character" w:styleId="Strong">
    <w:name w:val="Strong"/>
    <w:uiPriority w:val="99"/>
    <w:qFormat/>
    <w:rsid w:val="00A4407B"/>
    <w:rPr>
      <w:rFonts w:cs="Times New Roman"/>
      <w:b/>
    </w:rPr>
  </w:style>
  <w:style w:type="paragraph" w:styleId="Subtitle">
    <w:name w:val="Subtitle"/>
    <w:basedOn w:val="Normal"/>
    <w:link w:val="SubtitleChar"/>
    <w:uiPriority w:val="99"/>
    <w:qFormat/>
    <w:rsid w:val="00A4407B"/>
    <w:pPr>
      <w:spacing w:after="60"/>
      <w:jc w:val="center"/>
      <w:outlineLvl w:val="1"/>
    </w:pPr>
    <w:rPr>
      <w:rFonts w:ascii="Arial" w:hAnsi="Arial" w:cs="Arial"/>
      <w:sz w:val="24"/>
      <w:szCs w:val="24"/>
    </w:rPr>
  </w:style>
  <w:style w:type="character" w:customStyle="1" w:styleId="SubtitleChar">
    <w:name w:val="Subtitle Char"/>
    <w:link w:val="Subtitle"/>
    <w:uiPriority w:val="11"/>
    <w:rsid w:val="00A45D50"/>
    <w:rPr>
      <w:rFonts w:ascii="Cambria" w:eastAsia="Times New Roman" w:hAnsi="Cambria" w:cs="Times New Roman"/>
      <w:sz w:val="24"/>
      <w:szCs w:val="24"/>
      <w:lang w:val="en-GB" w:eastAsia="en-GB"/>
    </w:rPr>
  </w:style>
  <w:style w:type="table" w:styleId="Table3Deffects1">
    <w:name w:val="Table 3D effects 1"/>
    <w:basedOn w:val="TableNormal"/>
    <w:uiPriority w:val="99"/>
    <w:semiHidden/>
    <w:rsid w:val="00A4407B"/>
    <w:pPr>
      <w:spacing w:before="120" w:line="288" w:lineRule="auto"/>
      <w:jc w:val="both"/>
    </w:pPr>
    <w:tblPr/>
    <w:tcPr>
      <w:shd w:val="solid" w:color="C0C0C0" w:fill="FFFFFF"/>
    </w:tcPr>
    <w:tblStylePr w:type="firstRow">
      <w:rPr>
        <w:rFonts w:cs="Times New Roman"/>
        <w:b/>
        <w:bCs/>
        <w:color w:val="800080"/>
      </w:rPr>
      <w:tblPr/>
      <w:tcPr>
        <w:tcBorders>
          <w:bottom w:val="single" w:sz="6" w:space="0" w:color="808080"/>
          <w:tl2br w:val="none" w:sz="0" w:space="0" w:color="auto"/>
          <w:tr2bl w:val="none" w:sz="0" w:space="0" w:color="auto"/>
        </w:tcBorders>
      </w:tcPr>
    </w:tblStylePr>
    <w:tblStylePr w:type="lastRow">
      <w:rPr>
        <w:rFonts w:cs="Times New Roman"/>
      </w:rPr>
      <w:tblPr/>
      <w:tcPr>
        <w:tcBorders>
          <w:top w:val="single" w:sz="6" w:space="0" w:color="FFFFFF"/>
          <w:tl2br w:val="none" w:sz="0" w:space="0" w:color="auto"/>
          <w:tr2bl w:val="none" w:sz="0" w:space="0" w:color="auto"/>
        </w:tcBorders>
      </w:tcPr>
    </w:tblStylePr>
    <w:tblStylePr w:type="firstCol">
      <w:rPr>
        <w:rFonts w:cs="Times New Roman"/>
        <w:b/>
        <w:bCs/>
      </w:rPr>
      <w:tblPr/>
      <w:tcPr>
        <w:tcBorders>
          <w:right w:val="single" w:sz="6" w:space="0" w:color="808080"/>
          <w:tl2br w:val="none" w:sz="0" w:space="0" w:color="auto"/>
          <w:tr2bl w:val="none" w:sz="0" w:space="0" w:color="auto"/>
        </w:tcBorders>
      </w:tcPr>
    </w:tblStylePr>
    <w:tblStylePr w:type="lastCol">
      <w:rPr>
        <w:rFonts w:cs="Times New Roman"/>
      </w:rPr>
      <w:tblPr/>
      <w:tcPr>
        <w:tcBorders>
          <w:left w:val="single" w:sz="6" w:space="0" w:color="FFFFFF"/>
          <w:tl2br w:val="none" w:sz="0" w:space="0" w:color="auto"/>
          <w:tr2bl w:val="none" w:sz="0" w:space="0" w:color="auto"/>
        </w:tcBorders>
      </w:tcPr>
    </w:tblStylePr>
    <w:tblStylePr w:type="neCell">
      <w:rPr>
        <w:rFonts w:cs="Times New Roman"/>
      </w:rPr>
      <w:tblPr/>
      <w:tcPr>
        <w:tcBorders>
          <w:left w:val="none" w:sz="0" w:space="0" w:color="auto"/>
          <w:bottom w:val="none" w:sz="0" w:space="0" w:color="auto"/>
          <w:tl2br w:val="none" w:sz="0" w:space="0" w:color="auto"/>
          <w:tr2bl w:val="none" w:sz="0" w:space="0" w:color="auto"/>
        </w:tcBorders>
      </w:tcPr>
    </w:tblStylePr>
    <w:tblStylePr w:type="nwCell">
      <w:rPr>
        <w:rFonts w:cs="Times New Roman"/>
      </w:rPr>
      <w:tblPr/>
      <w:tcPr>
        <w:tcBorders>
          <w:bottom w:val="none" w:sz="0" w:space="0" w:color="auto"/>
          <w:right w:val="none" w:sz="0" w:space="0" w:color="auto"/>
          <w:tl2br w:val="none" w:sz="0" w:space="0" w:color="auto"/>
          <w:tr2bl w:val="none" w:sz="0" w:space="0" w:color="auto"/>
        </w:tcBorders>
      </w:tcPr>
    </w:tblStylePr>
    <w:tblStylePr w:type="seCell">
      <w:rPr>
        <w:rFonts w:cs="Times New Roman"/>
      </w:rPr>
      <w:tblPr/>
      <w:tcPr>
        <w:tcBorders>
          <w:top w:val="none" w:sz="0" w:space="0" w:color="auto"/>
          <w:left w:val="none" w:sz="0" w:space="0" w:color="auto"/>
          <w:tl2br w:val="none" w:sz="0" w:space="0" w:color="auto"/>
          <w:tr2bl w:val="none" w:sz="0" w:space="0" w:color="auto"/>
        </w:tcBorders>
      </w:tcPr>
    </w:tblStylePr>
    <w:tblStylePr w:type="swCell">
      <w:rPr>
        <w:rFonts w:cs="Times New Roman"/>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rsid w:val="00A4407B"/>
    <w:pPr>
      <w:spacing w:before="120" w:line="288" w:lineRule="auto"/>
      <w:jc w:val="both"/>
    </w:pPr>
    <w:tblPr>
      <w:tblStyleRowBandSize w:val="1"/>
    </w:tblPr>
    <w:tcPr>
      <w:shd w:val="solid" w:color="C0C0C0" w:fill="FFFFFF"/>
    </w:tcPr>
    <w:tblStylePr w:type="firstRow">
      <w:rPr>
        <w:rFonts w:cs="Times New Roman"/>
        <w:b/>
        <w:bCs/>
      </w:rPr>
      <w:tblPr/>
      <w:tcPr>
        <w:tcBorders>
          <w:tl2br w:val="none" w:sz="0" w:space="0" w:color="auto"/>
          <w:tr2bl w:val="none" w:sz="0" w:space="0" w:color="auto"/>
        </w:tcBorders>
      </w:tcPr>
    </w:tblStylePr>
    <w:tblStylePr w:type="firstCol">
      <w:rPr>
        <w:rFonts w:cs="Times New Roman"/>
      </w:rPr>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rPr>
        <w:rFonts w:cs="Times New Roman"/>
      </w:rPr>
      <w:tblPr/>
      <w:tcPr>
        <w:tcBorders>
          <w:right w:val="single" w:sz="6" w:space="0" w:color="FFFFFF"/>
          <w:tl2br w:val="none" w:sz="0" w:space="0" w:color="auto"/>
          <w:tr2bl w:val="none" w:sz="0" w:space="0" w:color="auto"/>
        </w:tcBorders>
      </w:tcPr>
    </w:tblStylePr>
    <w:tblStylePr w:type="band1Horz">
      <w:rPr>
        <w:rFonts w:cs="Times New Roman"/>
      </w:rPr>
      <w:tblPr/>
      <w:tcPr>
        <w:tcBorders>
          <w:top w:val="single" w:sz="6" w:space="0" w:color="808080"/>
          <w:bottom w:val="single" w:sz="6" w:space="0" w:color="FFFFFF"/>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rsid w:val="00A4407B"/>
    <w:pPr>
      <w:spacing w:before="120" w:line="288" w:lineRule="auto"/>
      <w:jc w:val="both"/>
    </w:pPr>
    <w:tblPr>
      <w:tblStyleRowBandSize w:val="1"/>
      <w:tblStyleColBandSize w:val="1"/>
    </w:tblPr>
    <w:tblStylePr w:type="firstRow">
      <w:rPr>
        <w:rFonts w:cs="Times New Roman"/>
        <w:b/>
        <w:bCs/>
      </w:rPr>
      <w:tblPr/>
      <w:tcPr>
        <w:tcBorders>
          <w:tl2br w:val="none" w:sz="0" w:space="0" w:color="auto"/>
          <w:tr2bl w:val="none" w:sz="0" w:space="0" w:color="auto"/>
        </w:tcBorders>
      </w:tcPr>
    </w:tblStylePr>
    <w:tblStylePr w:type="firstCol">
      <w:rPr>
        <w:rFonts w:cs="Times New Roman"/>
      </w:rPr>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rPr>
        <w:rFonts w:cs="Times New Roman"/>
      </w:rPr>
      <w:tblPr/>
      <w:tcPr>
        <w:tcBorders>
          <w:right w:val="single" w:sz="6" w:space="0" w:color="FFFFFF"/>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Pr/>
      <w:tcPr>
        <w:shd w:val="pct50" w:color="C0C0C0" w:fill="FFFFFF"/>
      </w:tcPr>
    </w:tblStylePr>
    <w:tblStylePr w:type="band1Horz">
      <w:rPr>
        <w:rFonts w:cs="Times New Roman"/>
      </w:rPr>
      <w:tblPr/>
      <w:tcPr>
        <w:tcBorders>
          <w:top w:val="single" w:sz="6" w:space="0" w:color="808080"/>
          <w:bottom w:val="single" w:sz="6" w:space="0" w:color="FFFFFF"/>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Classic1">
    <w:name w:val="Table Classic 1"/>
    <w:basedOn w:val="TableNormal"/>
    <w:uiPriority w:val="99"/>
    <w:semiHidden/>
    <w:rsid w:val="00A4407B"/>
    <w:pPr>
      <w:spacing w:before="120" w:line="288" w:lineRule="auto"/>
      <w:jc w:val="both"/>
    </w:pPr>
    <w:tblPr>
      <w:tblBorders>
        <w:top w:val="single" w:sz="12" w:space="0" w:color="000000"/>
        <w:bottom w:val="single" w:sz="12" w:space="0" w:color="000000"/>
      </w:tblBorders>
    </w:tblPr>
    <w:tblStylePr w:type="firstRow">
      <w:rPr>
        <w:rFonts w:cs="Times New Roman"/>
        <w:i/>
        <w:iCs/>
      </w:rPr>
      <w:tblPr/>
      <w:tcPr>
        <w:tcBorders>
          <w:bottom w:val="single" w:sz="6" w:space="0" w:color="000000"/>
          <w:tl2br w:val="none" w:sz="0" w:space="0" w:color="auto"/>
          <w:tr2bl w:val="none" w:sz="0" w:space="0" w:color="auto"/>
        </w:tcBorders>
      </w:tcPr>
    </w:tblStylePr>
    <w:tblStylePr w:type="lastRow">
      <w:rPr>
        <w:rFonts w:cs="Times New Roman"/>
        <w:color w:val="auto"/>
      </w:rPr>
      <w:tblPr/>
      <w:tcPr>
        <w:tcBorders>
          <w:top w:val="single" w:sz="6" w:space="0" w:color="000000"/>
          <w:tl2br w:val="none" w:sz="0" w:space="0" w:color="auto"/>
          <w:tr2bl w:val="none" w:sz="0" w:space="0" w:color="auto"/>
        </w:tcBorders>
      </w:tcPr>
    </w:tblStylePr>
    <w:tblStylePr w:type="firstCol">
      <w:rPr>
        <w:rFonts w:cs="Times New Roman"/>
      </w:rPr>
      <w:tblPr/>
      <w:tcPr>
        <w:tcBorders>
          <w:right w:val="single" w:sz="6" w:space="0" w:color="000000"/>
          <w:tl2br w:val="none" w:sz="0" w:space="0" w:color="auto"/>
          <w:tr2bl w:val="none" w:sz="0" w:space="0" w:color="auto"/>
        </w:tcBorders>
      </w:tcPr>
    </w:tblStylePr>
    <w:tblStylePr w:type="neCell">
      <w:rPr>
        <w:rFonts w:cs="Times New Roman"/>
        <w:b/>
        <w:bCs/>
        <w:i w:val="0"/>
        <w:iCs w:val="0"/>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Classic2">
    <w:name w:val="Table Classic 2"/>
    <w:basedOn w:val="TableNormal"/>
    <w:uiPriority w:val="99"/>
    <w:semiHidden/>
    <w:rsid w:val="00A4407B"/>
    <w:pPr>
      <w:spacing w:before="120" w:line="288" w:lineRule="auto"/>
      <w:jc w:val="both"/>
    </w:pPr>
    <w:tblPr>
      <w:tblBorders>
        <w:top w:val="single" w:sz="12" w:space="0" w:color="000000"/>
        <w:bottom w:val="single" w:sz="12" w:space="0" w:color="000000"/>
      </w:tblBorders>
    </w:tblPr>
    <w:tblStylePr w:type="firstRow">
      <w:rPr>
        <w:rFonts w:cs="Times New Roman"/>
        <w:color w:val="FFFFFF"/>
      </w:rPr>
      <w:tblPr/>
      <w:tcPr>
        <w:tcBorders>
          <w:bottom w:val="single" w:sz="6" w:space="0" w:color="000000"/>
          <w:tl2br w:val="none" w:sz="0" w:space="0" w:color="auto"/>
          <w:tr2bl w:val="none" w:sz="0" w:space="0" w:color="auto"/>
        </w:tcBorders>
        <w:shd w:val="solid" w:color="800080" w:fill="FFFFFF"/>
      </w:tcPr>
    </w:tblStylePr>
    <w:tblStylePr w:type="lastRow">
      <w:rPr>
        <w:rFonts w:cs="Times New Roman"/>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shd w:val="solid" w:color="C0C0C0" w:fill="FFFFFF"/>
      </w:tcPr>
    </w:tblStylePr>
    <w:tblStylePr w:type="neCell">
      <w:rPr>
        <w:rFonts w:cs="Times New Roman"/>
        <w:b/>
        <w:bCs/>
      </w:rPr>
      <w:tblPr/>
      <w:tcPr>
        <w:tcBorders>
          <w:tl2br w:val="none" w:sz="0" w:space="0" w:color="auto"/>
          <w:tr2bl w:val="none" w:sz="0" w:space="0" w:color="auto"/>
        </w:tcBorders>
      </w:tcPr>
    </w:tblStylePr>
    <w:tblStylePr w:type="nwCell">
      <w:rPr>
        <w:rFonts w:cs="Times New Roman"/>
      </w:rPr>
      <w:tblPr/>
      <w:tcPr>
        <w:tcBorders>
          <w:tl2br w:val="none" w:sz="0" w:space="0" w:color="auto"/>
          <w:tr2bl w:val="none" w:sz="0" w:space="0" w:color="auto"/>
        </w:tcBorders>
        <w:shd w:val="solid" w:color="800080" w:fill="FFFFFF"/>
      </w:tcPr>
    </w:tblStylePr>
    <w:tblStylePr w:type="swCell">
      <w:rPr>
        <w:rFonts w:cs="Times New Roman"/>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rsid w:val="00A4407B"/>
    <w:pPr>
      <w:spacing w:before="120" w:line="288" w:lineRule="auto"/>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rFonts w:cs="Times New Roman"/>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rFonts w:cs="Times New Roman"/>
        <w:color w:val="000080"/>
      </w:rPr>
      <w:tblPr/>
      <w:tcPr>
        <w:tcBorders>
          <w:top w:val="single" w:sz="12" w:space="0" w:color="000000"/>
          <w:tl2br w:val="none" w:sz="0" w:space="0" w:color="auto"/>
          <w:tr2bl w:val="none" w:sz="0" w:space="0" w:color="auto"/>
        </w:tcBorders>
        <w:shd w:val="solid" w:color="FFFFFF" w:fill="FFFFFF"/>
      </w:tcPr>
    </w:tblStylePr>
    <w:tblStylePr w:type="firstCol">
      <w:rPr>
        <w:rFonts w:cs="Times New Roman"/>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rsid w:val="00A4407B"/>
    <w:pPr>
      <w:spacing w:before="120" w:line="288" w:lineRule="auto"/>
      <w:jc w:val="both"/>
    </w:pPr>
    <w:tblPr>
      <w:tblBorders>
        <w:top w:val="single" w:sz="12" w:space="0" w:color="000000"/>
        <w:left w:val="single" w:sz="6" w:space="0" w:color="000000"/>
        <w:bottom w:val="single" w:sz="12" w:space="0" w:color="000000"/>
        <w:right w:val="single" w:sz="6" w:space="0" w:color="000000"/>
      </w:tblBorders>
    </w:tblPr>
    <w:tblStylePr w:type="firstRow">
      <w:rPr>
        <w:rFonts w:cs="Times New Roman"/>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rFonts w:cs="Times New Roman"/>
        <w:color w:val="000080"/>
      </w:rPr>
      <w:tblPr/>
      <w:tcPr>
        <w:tcBorders>
          <w:bottom w:val="single" w:sz="6" w:space="0" w:color="000000"/>
          <w:tl2br w:val="none" w:sz="0" w:space="0" w:color="auto"/>
          <w:tr2bl w:val="none" w:sz="0" w:space="0" w:color="auto"/>
        </w:tcBorders>
        <w:shd w:val="pct50" w:color="000000" w:fill="FFFFFF"/>
      </w:tcPr>
    </w:tblStylePr>
    <w:tblStylePr w:type="firstCol">
      <w:rPr>
        <w:rFonts w:cs="Times New Roman"/>
        <w:b/>
        <w:bCs/>
      </w:rPr>
      <w:tblPr/>
      <w:tcPr>
        <w:tcBorders>
          <w:tl2br w:val="none" w:sz="0" w:space="0" w:color="auto"/>
          <w:tr2bl w:val="none" w:sz="0" w:space="0" w:color="auto"/>
        </w:tcBorders>
      </w:tcPr>
    </w:tblStylePr>
    <w:tblStylePr w:type="nwCell">
      <w:rPr>
        <w:rFonts w:cs="Times New Roman"/>
        <w:b/>
        <w:bCs/>
      </w:rPr>
      <w:tblPr/>
      <w:tcPr>
        <w:tcBorders>
          <w:tl2br w:val="none" w:sz="0" w:space="0" w:color="auto"/>
          <w:tr2bl w:val="none" w:sz="0" w:space="0" w:color="auto"/>
        </w:tcBorders>
      </w:tcPr>
    </w:tblStylePr>
    <w:tblStylePr w:type="swCell">
      <w:rPr>
        <w:rFonts w:cs="Times New Roman"/>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rsid w:val="00A4407B"/>
    <w:pPr>
      <w:spacing w:before="120" w:line="288" w:lineRule="auto"/>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rFonts w:cs="Times New Roman"/>
        <w:b/>
        <w:bCs/>
        <w:i/>
        <w:iCs/>
      </w:rPr>
      <w:tblPr/>
      <w:tcPr>
        <w:tcBorders>
          <w:tl2br w:val="none" w:sz="0" w:space="0" w:color="auto"/>
          <w:tr2bl w:val="none" w:sz="0" w:space="0" w:color="auto"/>
        </w:tcBorders>
        <w:shd w:val="solid" w:color="000000" w:fill="FFFFFF"/>
      </w:tcPr>
    </w:tblStylePr>
    <w:tblStylePr w:type="firstCol">
      <w:rPr>
        <w:rFonts w:cs="Times New Roman"/>
        <w:b/>
        <w:bCs/>
        <w:i/>
        <w:iCs/>
      </w:rPr>
      <w:tblPr/>
      <w:tcPr>
        <w:tcBorders>
          <w:tl2br w:val="none" w:sz="0" w:space="0" w:color="auto"/>
          <w:tr2bl w:val="none" w:sz="0" w:space="0" w:color="auto"/>
        </w:tcBorders>
        <w:shd w:val="solid" w:color="000080" w:fill="FFFFFF"/>
      </w:tcPr>
    </w:tblStylePr>
    <w:tblStylePr w:type="nwCell">
      <w:rPr>
        <w:rFonts w:cs="Times New Roman"/>
      </w:rPr>
      <w:tblPr/>
      <w:tcPr>
        <w:tcBorders>
          <w:tl2br w:val="none" w:sz="0" w:space="0" w:color="auto"/>
          <w:tr2bl w:val="none" w:sz="0" w:space="0" w:color="auto"/>
        </w:tcBorders>
        <w:shd w:val="solid" w:color="000000" w:fill="FFFFFF"/>
      </w:tcPr>
    </w:tblStylePr>
    <w:tblStylePr w:type="swCell">
      <w:rPr>
        <w:rFonts w:cs="Times New Roman"/>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rsid w:val="00A4407B"/>
    <w:pPr>
      <w:spacing w:before="120" w:line="288" w:lineRule="auto"/>
      <w:jc w:val="both"/>
    </w:pPr>
    <w:tblPr>
      <w:tblBorders>
        <w:bottom w:val="single" w:sz="12" w:space="0" w:color="000000"/>
      </w:tblBorders>
    </w:tblPr>
    <w:tcPr>
      <w:shd w:val="pct20" w:color="FFFF00" w:fill="FFFFFF"/>
    </w:tcPr>
    <w:tblStylePr w:type="firstRow">
      <w:rPr>
        <w:rFonts w:cs="Times New Roman"/>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rFonts w:cs="Times New Roman"/>
        <w:b/>
        <w:bCs/>
        <w:i/>
        <w:iCs/>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shd w:val="solid" w:color="C0C0C0" w:fill="FFFFFF"/>
      </w:tcPr>
    </w:tblStylePr>
    <w:tblStylePr w:type="swCell">
      <w:rPr>
        <w:rFonts w:cs="Times New Roman"/>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rsid w:val="00A4407B"/>
    <w:pPr>
      <w:spacing w:before="120" w:line="288" w:lineRule="auto"/>
      <w:jc w:val="both"/>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rPr>
        <w:rFonts w:cs="Times New Roman"/>
      </w:rPr>
      <w:tblPr/>
      <w:tcPr>
        <w:tcBorders>
          <w:bottom w:val="single" w:sz="6" w:space="0" w:color="000000"/>
          <w:tl2br w:val="none" w:sz="0" w:space="0" w:color="auto"/>
          <w:tr2bl w:val="none" w:sz="0" w:space="0" w:color="auto"/>
        </w:tcBorders>
        <w:shd w:val="solid" w:color="008080" w:fill="FFFFFF"/>
      </w:tcPr>
    </w:tblStylePr>
    <w:tblStylePr w:type="firstCol">
      <w:rPr>
        <w:rFonts w:cs="Times New Roman"/>
      </w:rPr>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rFonts w:cs="Times New Roman"/>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rsid w:val="00A4407B"/>
    <w:pPr>
      <w:spacing w:before="120" w:line="288" w:lineRule="auto"/>
      <w:jc w:val="both"/>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rFonts w:cs="Times New Roman"/>
        <w:b w:val="0"/>
        <w:bCs w:val="0"/>
      </w:rPr>
      <w:tblPr/>
      <w:tcPr>
        <w:tcBorders>
          <w:bottom w:val="double" w:sz="6" w:space="0" w:color="000000"/>
          <w:tl2br w:val="none" w:sz="0" w:space="0" w:color="auto"/>
          <w:tr2bl w:val="none" w:sz="0" w:space="0" w:color="auto"/>
        </w:tcBorders>
      </w:tcPr>
    </w:tblStylePr>
    <w:tblStylePr w:type="lastRow">
      <w:rPr>
        <w:rFonts w:cs="Times New Roman"/>
        <w:b w:val="0"/>
        <w:bCs w:val="0"/>
      </w:rPr>
      <w:tblPr/>
      <w:tcPr>
        <w:tcBorders>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pct25" w:color="000000" w:fill="FFFFFF"/>
      </w:tcPr>
    </w:tblStylePr>
    <w:tblStylePr w:type="band2Vert">
      <w:rPr>
        <w:rFonts w:cs="Times New Roman"/>
        <w:color w:val="auto"/>
      </w:rPr>
      <w:tblPr/>
      <w:tcPr>
        <w:shd w:val="pct25" w:color="FFFF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Columns2">
    <w:name w:val="Table Columns 2"/>
    <w:basedOn w:val="TableNormal"/>
    <w:uiPriority w:val="99"/>
    <w:semiHidden/>
    <w:rsid w:val="00A4407B"/>
    <w:pPr>
      <w:spacing w:before="120" w:line="288" w:lineRule="auto"/>
      <w:jc w:val="both"/>
    </w:pPr>
    <w:rPr>
      <w:b/>
      <w:bCs/>
    </w:rPr>
    <w:tblPr>
      <w:tblStyleColBandSize w:val="1"/>
    </w:tblPr>
    <w:tblStylePr w:type="firstRow">
      <w:rPr>
        <w:rFonts w:cs="Times New Roman"/>
        <w:color w:val="FFFFFF"/>
      </w:rPr>
      <w:tblPr/>
      <w:tcPr>
        <w:tcBorders>
          <w:tl2br w:val="none" w:sz="0" w:space="0" w:color="auto"/>
          <w:tr2bl w:val="none" w:sz="0" w:space="0" w:color="auto"/>
        </w:tcBorders>
        <w:shd w:val="solid" w:color="000080" w:fill="FFFFFF"/>
      </w:tcPr>
    </w:tblStylePr>
    <w:tblStylePr w:type="lastRow">
      <w:rPr>
        <w:rFonts w:cs="Times New Roman"/>
        <w:b w:val="0"/>
        <w:bCs w:val="0"/>
      </w:rPr>
      <w:tblPr/>
      <w:tcPr>
        <w:tcBorders>
          <w:tl2br w:val="none" w:sz="0" w:space="0" w:color="auto"/>
          <w:tr2bl w:val="none" w:sz="0" w:space="0" w:color="auto"/>
        </w:tcBorders>
      </w:tcPr>
    </w:tblStylePr>
    <w:tblStylePr w:type="firstCol">
      <w:rPr>
        <w:rFonts w:cs="Times New Roman"/>
        <w:b w:val="0"/>
        <w:bCs w:val="0"/>
        <w:color w:val="00000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pct30" w:color="000000" w:fill="FFFFFF"/>
      </w:tcPr>
    </w:tblStylePr>
    <w:tblStylePr w:type="band2Vert">
      <w:rPr>
        <w:rFonts w:cs="Times New Roman"/>
        <w:color w:val="auto"/>
      </w:rPr>
      <w:tblPr/>
      <w:tcPr>
        <w:shd w:val="pct25" w:color="00FF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Columns3">
    <w:name w:val="Table Columns 3"/>
    <w:basedOn w:val="TableNormal"/>
    <w:uiPriority w:val="99"/>
    <w:semiHidden/>
    <w:rsid w:val="00A4407B"/>
    <w:pPr>
      <w:spacing w:before="120" w:line="288" w:lineRule="auto"/>
      <w:jc w:val="both"/>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rFonts w:cs="Times New Roman"/>
        <w:color w:val="FFFFFF"/>
      </w:rPr>
      <w:tblPr/>
      <w:tcPr>
        <w:tcBorders>
          <w:tl2br w:val="none" w:sz="0" w:space="0" w:color="auto"/>
          <w:tr2bl w:val="none" w:sz="0" w:space="0" w:color="auto"/>
        </w:tcBorders>
        <w:shd w:val="solid" w:color="000080" w:fill="FFFFFF"/>
      </w:tcPr>
    </w:tblStylePr>
    <w:tblStylePr w:type="lastRow">
      <w:rPr>
        <w:rFonts w:cs="Times New Roman"/>
        <w:b w:val="0"/>
        <w:bCs w:val="0"/>
      </w:rPr>
      <w:tblPr/>
      <w:tcPr>
        <w:tcBorders>
          <w:top w:val="single" w:sz="6" w:space="0" w:color="000080"/>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Pr/>
      <w:tcPr>
        <w:shd w:val="pct10" w:color="000000" w:fill="FFFFFF"/>
      </w:tcPr>
    </w:tblStylePr>
    <w:tblStylePr w:type="neCell">
      <w:rPr>
        <w:rFonts w:cs="Times New Roman"/>
        <w:b/>
        <w:bCs/>
      </w:rPr>
      <w:tblPr/>
      <w:tcPr>
        <w:tcBorders>
          <w:tl2br w:val="none" w:sz="0" w:space="0" w:color="auto"/>
          <w:tr2bl w:val="none" w:sz="0" w:space="0" w:color="auto"/>
        </w:tcBorders>
      </w:tcPr>
    </w:tblStylePr>
  </w:style>
  <w:style w:type="table" w:styleId="TableColumns4">
    <w:name w:val="Table Columns 4"/>
    <w:basedOn w:val="TableNormal"/>
    <w:uiPriority w:val="99"/>
    <w:semiHidden/>
    <w:rsid w:val="00A4407B"/>
    <w:pPr>
      <w:spacing w:before="120" w:line="288" w:lineRule="auto"/>
      <w:jc w:val="both"/>
    </w:pPr>
    <w:tblPr>
      <w:tblStyleColBandSize w:val="1"/>
    </w:tblPr>
    <w:tblStylePr w:type="firstRow">
      <w:rPr>
        <w:rFonts w:cs="Times New Roman"/>
        <w:color w:val="FFFFFF"/>
      </w:rPr>
      <w:tblPr/>
      <w:tcPr>
        <w:tcBorders>
          <w:tl2br w:val="none" w:sz="0" w:space="0" w:color="auto"/>
          <w:tr2bl w:val="none" w:sz="0" w:space="0" w:color="auto"/>
        </w:tcBorders>
        <w:shd w:val="solid" w:color="0000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Vert">
      <w:rPr>
        <w:rFonts w:cs="Times New Roman"/>
        <w:color w:val="auto"/>
      </w:rPr>
      <w:tblPr/>
      <w:tcPr>
        <w:shd w:val="pct50" w:color="008080" w:fill="FFFFFF"/>
      </w:tcPr>
    </w:tblStylePr>
    <w:tblStylePr w:type="band2Vert">
      <w:rPr>
        <w:rFonts w:cs="Times New Roman"/>
        <w:color w:val="auto"/>
      </w:rPr>
      <w:tblPr/>
      <w:tcPr>
        <w:shd w:val="pct10" w:color="000000" w:fill="FFFFFF"/>
      </w:tcPr>
    </w:tblStylePr>
  </w:style>
  <w:style w:type="table" w:styleId="TableColumns5">
    <w:name w:val="Table Columns 5"/>
    <w:basedOn w:val="TableNormal"/>
    <w:uiPriority w:val="99"/>
    <w:semiHidden/>
    <w:rsid w:val="00A4407B"/>
    <w:pPr>
      <w:spacing w:before="120" w:line="288" w:lineRule="auto"/>
      <w:jc w:val="both"/>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rFonts w:cs="Times New Roman"/>
        <w:b/>
        <w:bCs/>
        <w:i/>
        <w:iCs/>
      </w:rPr>
      <w:tblPr/>
      <w:tcPr>
        <w:tcBorders>
          <w:bottom w:val="single" w:sz="6" w:space="0" w:color="808080"/>
          <w:tl2br w:val="none" w:sz="0" w:space="0" w:color="auto"/>
          <w:tr2bl w:val="none" w:sz="0" w:space="0" w:color="auto"/>
        </w:tcBorders>
      </w:tcPr>
    </w:tblStylePr>
    <w:tblStylePr w:type="lastRow">
      <w:rPr>
        <w:rFonts w:cs="Times New Roman"/>
        <w:b/>
        <w:bCs/>
      </w:rPr>
      <w:tblPr/>
      <w:tcPr>
        <w:tcBorders>
          <w:top w:val="single" w:sz="6" w:space="0" w:color="80808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StylePr>
  </w:style>
  <w:style w:type="table" w:styleId="TableContemporary">
    <w:name w:val="Table Contemporary"/>
    <w:basedOn w:val="TableNormal"/>
    <w:uiPriority w:val="99"/>
    <w:semiHidden/>
    <w:rsid w:val="00A4407B"/>
    <w:pPr>
      <w:spacing w:before="120" w:line="288" w:lineRule="auto"/>
      <w:jc w:val="both"/>
    </w:pPr>
    <w:tblPr>
      <w:tblStyleRowBandSize w:val="1"/>
      <w:tblBorders>
        <w:insideH w:val="single" w:sz="18" w:space="0" w:color="FFFFFF"/>
        <w:insideV w:val="single" w:sz="18" w:space="0" w:color="FFFFFF"/>
      </w:tblBorders>
    </w:tblPr>
    <w:tblStylePr w:type="firstRow">
      <w:rPr>
        <w:rFonts w:cs="Times New Roman"/>
        <w:b/>
        <w:bCs/>
        <w:color w:val="auto"/>
      </w:rPr>
      <w:tblPr/>
      <w:tcPr>
        <w:tcBorders>
          <w:tl2br w:val="none" w:sz="0" w:space="0" w:color="auto"/>
          <w:tr2bl w:val="none" w:sz="0" w:space="0" w:color="auto"/>
        </w:tcBorders>
        <w:shd w:val="pct20" w:color="000000" w:fill="FFFFFF"/>
      </w:tcPr>
    </w:tblStylePr>
    <w:tblStylePr w:type="band1Horz">
      <w:rPr>
        <w:rFonts w:cs="Times New Roman"/>
        <w:color w:val="auto"/>
      </w:rPr>
      <w:tblPr/>
      <w:tcPr>
        <w:tcBorders>
          <w:tl2br w:val="none" w:sz="0" w:space="0" w:color="auto"/>
          <w:tr2bl w:val="none" w:sz="0" w:space="0" w:color="auto"/>
        </w:tcBorders>
        <w:shd w:val="pct5" w:color="000000" w:fill="FFFFFF"/>
      </w:tcPr>
    </w:tblStylePr>
    <w:tblStylePr w:type="band2Horz">
      <w:rPr>
        <w:rFonts w:cs="Times New Roman"/>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rsid w:val="00A4407B"/>
    <w:pPr>
      <w:spacing w:before="120" w:line="288" w:lineRule="auto"/>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blStylePr w:type="firstRow">
      <w:rPr>
        <w:rFonts w:cs="Times New Roman"/>
        <w:caps/>
        <w:color w:val="auto"/>
      </w:rPr>
      <w:tblPr/>
      <w:tcPr>
        <w:tcBorders>
          <w:tl2br w:val="none" w:sz="0" w:space="0" w:color="auto"/>
          <w:tr2bl w:val="none" w:sz="0" w:space="0" w:color="auto"/>
        </w:tcBorders>
      </w:tcPr>
    </w:tblStylePr>
  </w:style>
  <w:style w:type="table" w:styleId="TableGrid">
    <w:name w:val="Table Grid"/>
    <w:basedOn w:val="TableNormal"/>
    <w:semiHidden/>
    <w:rsid w:val="00A4407B"/>
    <w:pPr>
      <w:spacing w:before="120" w:line="288" w:lineRule="auto"/>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1">
    <w:name w:val="Table Grid 1"/>
    <w:basedOn w:val="TableNormal"/>
    <w:uiPriority w:val="99"/>
    <w:semiHidden/>
    <w:rsid w:val="00A4407B"/>
    <w:pPr>
      <w:spacing w:before="120" w:line="288" w:lineRule="auto"/>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lastRow">
      <w:rPr>
        <w:rFonts w:cs="Times New Roman"/>
        <w:i/>
        <w:iCs/>
      </w:rPr>
      <w:tblPr/>
      <w:tcPr>
        <w:tcBorders>
          <w:tl2br w:val="none" w:sz="0" w:space="0" w:color="auto"/>
          <w:tr2bl w:val="none" w:sz="0" w:space="0" w:color="auto"/>
        </w:tcBorders>
      </w:tcPr>
    </w:tblStylePr>
    <w:tblStylePr w:type="lastCol">
      <w:rPr>
        <w:rFonts w:cs="Times New Roman"/>
        <w:i/>
        <w:iCs/>
      </w:rPr>
      <w:tblPr/>
      <w:tcPr>
        <w:tcBorders>
          <w:tl2br w:val="none" w:sz="0" w:space="0" w:color="auto"/>
          <w:tr2bl w:val="none" w:sz="0" w:space="0" w:color="auto"/>
        </w:tcBorders>
      </w:tcPr>
    </w:tblStylePr>
  </w:style>
  <w:style w:type="table" w:styleId="TableGrid2">
    <w:name w:val="Table Grid 2"/>
    <w:basedOn w:val="TableNormal"/>
    <w:uiPriority w:val="99"/>
    <w:semiHidden/>
    <w:rsid w:val="00A4407B"/>
    <w:pPr>
      <w:spacing w:before="120" w:line="288" w:lineRule="auto"/>
      <w:jc w:val="both"/>
    </w:pPr>
    <w:tblPr>
      <w:tblBorders>
        <w:insideH w:val="single" w:sz="6" w:space="0" w:color="000000"/>
        <w:insideV w:val="single" w:sz="6" w:space="0" w:color="000000"/>
      </w:tblBorders>
    </w:tblPr>
    <w:tblStylePr w:type="firstRow">
      <w:rPr>
        <w:rFonts w:cs="Times New Roman"/>
        <w:b/>
        <w:bCs/>
      </w:rPr>
      <w:tblPr/>
      <w:tcPr>
        <w:tcBorders>
          <w:tl2br w:val="none" w:sz="0" w:space="0" w:color="auto"/>
          <w:tr2bl w:val="none" w:sz="0" w:space="0" w:color="auto"/>
        </w:tcBorders>
      </w:tcPr>
    </w:tblStylePr>
    <w:tblStylePr w:type="lastRow">
      <w:rPr>
        <w:rFonts w:cs="Times New Roman"/>
        <w:b/>
        <w:bCs/>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style>
  <w:style w:type="table" w:styleId="TableGrid3">
    <w:name w:val="Table Grid 3"/>
    <w:basedOn w:val="TableNormal"/>
    <w:uiPriority w:val="99"/>
    <w:semiHidden/>
    <w:rsid w:val="00A4407B"/>
    <w:pPr>
      <w:spacing w:before="120" w:line="288" w:lineRule="auto"/>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blStylePr w:type="firstRow">
      <w:rPr>
        <w:rFonts w:cs="Times New Roman"/>
      </w:rPr>
      <w:tblPr/>
      <w:tcPr>
        <w:tcBorders>
          <w:bottom w:val="single" w:sz="6" w:space="0" w:color="000000"/>
          <w:tl2br w:val="none" w:sz="0" w:space="0" w:color="auto"/>
          <w:tr2bl w:val="none" w:sz="0" w:space="0" w:color="auto"/>
        </w:tcBorders>
        <w:shd w:val="pct30" w:color="FFFF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style>
  <w:style w:type="table" w:styleId="TableGrid4">
    <w:name w:val="Table Grid 4"/>
    <w:basedOn w:val="TableNormal"/>
    <w:uiPriority w:val="99"/>
    <w:semiHidden/>
    <w:rsid w:val="00A4407B"/>
    <w:pPr>
      <w:spacing w:before="120" w:line="288" w:lineRule="auto"/>
      <w:jc w:val="both"/>
    </w:pPr>
    <w:tblPr>
      <w:tblBorders>
        <w:left w:val="single" w:sz="12" w:space="0" w:color="000000"/>
        <w:right w:val="single" w:sz="12" w:space="0" w:color="000000"/>
        <w:insideH w:val="single" w:sz="6" w:space="0" w:color="000000"/>
        <w:insideV w:val="single" w:sz="6" w:space="0" w:color="000000"/>
      </w:tblBorders>
    </w:tblPr>
    <w:tblStylePr w:type="firstRow">
      <w:rPr>
        <w:rFonts w:cs="Times New Roman"/>
        <w:color w:val="auto"/>
      </w:rPr>
      <w:tblPr/>
      <w:tcPr>
        <w:tcBorders>
          <w:bottom w:val="single" w:sz="6" w:space="0" w:color="000000"/>
          <w:tl2br w:val="none" w:sz="0" w:space="0" w:color="auto"/>
          <w:tr2bl w:val="none" w:sz="0" w:space="0" w:color="auto"/>
        </w:tcBorders>
        <w:shd w:val="pct30" w:color="FFFF00" w:fill="FFFFFF"/>
      </w:tcPr>
    </w:tblStylePr>
    <w:tblStylePr w:type="lastRow">
      <w:rPr>
        <w:rFonts w:cs="Times New Roman"/>
        <w:b/>
        <w:bCs/>
        <w:color w:val="auto"/>
      </w:rPr>
      <w:tblPr/>
      <w:tcPr>
        <w:tcBorders>
          <w:top w:val="single" w:sz="6" w:space="0" w:color="000000"/>
          <w:tl2br w:val="none" w:sz="0" w:space="0" w:color="auto"/>
          <w:tr2bl w:val="none" w:sz="0" w:space="0" w:color="auto"/>
        </w:tcBorders>
        <w:shd w:val="pct30" w:color="FFFF00" w:fill="FFFFFF"/>
      </w:tcPr>
    </w:tblStylePr>
    <w:tblStylePr w:type="lastCol">
      <w:rPr>
        <w:rFonts w:cs="Times New Roman"/>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rsid w:val="00A4407B"/>
    <w:pPr>
      <w:spacing w:before="120" w:line="288" w:lineRule="auto"/>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blStylePr w:type="firstRow">
      <w:rPr>
        <w:rFonts w:cs="Times New Roman"/>
      </w:rPr>
      <w:tblPr/>
      <w:tcPr>
        <w:tcBorders>
          <w:bottom w:val="single" w:sz="12" w:space="0" w:color="000000"/>
          <w:tl2br w:val="none" w:sz="0" w:space="0" w:color="auto"/>
          <w:tr2bl w:val="none" w:sz="0" w:space="0" w:color="auto"/>
        </w:tcBorders>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leGrid6">
    <w:name w:val="Table Grid 6"/>
    <w:basedOn w:val="TableNormal"/>
    <w:uiPriority w:val="99"/>
    <w:semiHidden/>
    <w:rsid w:val="00A4407B"/>
    <w:pPr>
      <w:spacing w:before="120" w:line="288" w:lineRule="auto"/>
      <w:jc w:val="both"/>
    </w:pPr>
    <w:tblPr>
      <w:tblBorders>
        <w:top w:val="single" w:sz="12" w:space="0" w:color="000000"/>
        <w:left w:val="single" w:sz="12" w:space="0" w:color="000000"/>
        <w:bottom w:val="single" w:sz="12" w:space="0" w:color="000000"/>
        <w:right w:val="single" w:sz="12" w:space="0" w:color="000000"/>
        <w:insideV w:val="single" w:sz="6" w:space="0" w:color="000000"/>
      </w:tblBorders>
    </w:tblPr>
    <w:tblStylePr w:type="firstRow">
      <w:rPr>
        <w:rFonts w:cs="Times New Roman"/>
        <w:b/>
        <w:bCs/>
      </w:rPr>
      <w:tblPr/>
      <w:tcPr>
        <w:tcBorders>
          <w:bottom w:val="single" w:sz="6" w:space="0" w:color="000000"/>
          <w:tl2br w:val="none" w:sz="0" w:space="0" w:color="auto"/>
          <w:tr2bl w:val="none" w:sz="0" w:space="0" w:color="auto"/>
        </w:tcBorders>
      </w:tcPr>
    </w:tblStylePr>
    <w:tblStylePr w:type="lastRow">
      <w:rPr>
        <w:rFonts w:cs="Times New Roman"/>
        <w:color w:val="auto"/>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leGrid7">
    <w:name w:val="Table Grid 7"/>
    <w:basedOn w:val="TableNormal"/>
    <w:uiPriority w:val="99"/>
    <w:semiHidden/>
    <w:rsid w:val="00A4407B"/>
    <w:pPr>
      <w:spacing w:before="120" w:line="288" w:lineRule="auto"/>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blStylePr w:type="firstRow">
      <w:rPr>
        <w:rFonts w:cs="Times New Roman"/>
        <w:b w:val="0"/>
        <w:bCs w:val="0"/>
      </w:rPr>
      <w:tblPr/>
      <w:tcPr>
        <w:tcBorders>
          <w:bottom w:val="single" w:sz="12" w:space="0" w:color="000000"/>
          <w:tl2br w:val="none" w:sz="0" w:space="0" w:color="auto"/>
          <w:tr2bl w:val="none" w:sz="0" w:space="0" w:color="auto"/>
        </w:tcBorders>
      </w:tcPr>
    </w:tblStylePr>
    <w:tblStylePr w:type="lastRow">
      <w:rPr>
        <w:rFonts w:cs="Times New Roman"/>
        <w:b w:val="0"/>
        <w:bCs w:val="0"/>
      </w:rPr>
      <w:tblPr/>
      <w:tcPr>
        <w:tcBorders>
          <w:top w:val="single" w:sz="6" w:space="0" w:color="000000"/>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leGrid8">
    <w:name w:val="Table Grid 8"/>
    <w:basedOn w:val="TableNormal"/>
    <w:uiPriority w:val="99"/>
    <w:semiHidden/>
    <w:rsid w:val="00A4407B"/>
    <w:pPr>
      <w:spacing w:before="120" w:line="288" w:lineRule="auto"/>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blStylePr w:type="firstRow">
      <w:rPr>
        <w:rFonts w:cs="Times New Roman"/>
        <w:b/>
        <w:bCs/>
        <w:color w:val="FFFFFF"/>
      </w:rPr>
      <w:tblPr/>
      <w:tcPr>
        <w:tcBorders>
          <w:tl2br w:val="none" w:sz="0" w:space="0" w:color="auto"/>
          <w:tr2bl w:val="none" w:sz="0" w:space="0" w:color="auto"/>
        </w:tcBorders>
        <w:shd w:val="solid" w:color="000080" w:fill="FFFFFF"/>
      </w:tcPr>
    </w:tblStylePr>
    <w:tblStylePr w:type="lastRow">
      <w:rPr>
        <w:rFonts w:cs="Times New Roman"/>
        <w:b/>
        <w:bCs/>
        <w:color w:val="auto"/>
      </w:rPr>
      <w:tblPr/>
      <w:tcPr>
        <w:tcBorders>
          <w:tl2br w:val="none" w:sz="0" w:space="0" w:color="auto"/>
          <w:tr2bl w:val="none" w:sz="0" w:space="0" w:color="auto"/>
        </w:tcBorders>
      </w:tcPr>
    </w:tblStylePr>
    <w:tblStylePr w:type="lastCol">
      <w:rPr>
        <w:rFonts w:cs="Times New Roman"/>
        <w:b/>
        <w:bCs/>
        <w:color w:val="auto"/>
      </w:rPr>
      <w:tblPr/>
      <w:tcPr>
        <w:tcBorders>
          <w:tl2br w:val="none" w:sz="0" w:space="0" w:color="auto"/>
          <w:tr2bl w:val="none" w:sz="0" w:space="0" w:color="auto"/>
        </w:tcBorders>
      </w:tcPr>
    </w:tblStylePr>
  </w:style>
  <w:style w:type="table" w:styleId="TableList1">
    <w:name w:val="Table List 1"/>
    <w:basedOn w:val="TableNormal"/>
    <w:uiPriority w:val="99"/>
    <w:semiHidden/>
    <w:rsid w:val="00A4407B"/>
    <w:pPr>
      <w:spacing w:before="120" w:line="288" w:lineRule="auto"/>
      <w:jc w:val="both"/>
    </w:pPr>
    <w:tblPr>
      <w:tblStyleRowBandSize w:val="1"/>
      <w:tblBorders>
        <w:top w:val="single" w:sz="12" w:space="0" w:color="008080"/>
        <w:left w:val="single" w:sz="6" w:space="0" w:color="008080"/>
        <w:bottom w:val="single" w:sz="12" w:space="0" w:color="008080"/>
        <w:right w:val="single" w:sz="6" w:space="0" w:color="008080"/>
      </w:tblBorders>
    </w:tblPr>
    <w:tblStylePr w:type="firstRow">
      <w:rPr>
        <w:rFonts w:cs="Times New Roman"/>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rPr>
        <w:rFonts w:cs="Times New Roman"/>
      </w:rPr>
      <w:tblPr/>
      <w:tcPr>
        <w:tcBorders>
          <w:top w:val="single" w:sz="6" w:space="0" w:color="000000"/>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solid" w:color="C0C0C0" w:fill="FFFFFF"/>
      </w:tcPr>
    </w:tblStylePr>
    <w:tblStylePr w:type="band2Horz">
      <w:rPr>
        <w:rFonts w:cs="Times New Roman"/>
        <w:color w:val="auto"/>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List2">
    <w:name w:val="Table List 2"/>
    <w:basedOn w:val="TableNormal"/>
    <w:uiPriority w:val="99"/>
    <w:semiHidden/>
    <w:rsid w:val="00A4407B"/>
    <w:pPr>
      <w:spacing w:before="120" w:line="288" w:lineRule="auto"/>
      <w:jc w:val="both"/>
    </w:pPr>
    <w:tblPr>
      <w:tblStyleRowBandSize w:val="2"/>
      <w:tblBorders>
        <w:bottom w:val="single" w:sz="12" w:space="0" w:color="808080"/>
      </w:tblBorders>
    </w:tblPr>
    <w:tblStylePr w:type="firstRow">
      <w:rPr>
        <w:rFonts w:cs="Times New Roman"/>
        <w:b/>
        <w:bCs/>
        <w:color w:val="FFFFFF"/>
      </w:rPr>
      <w:tblPr/>
      <w:tcPr>
        <w:tcBorders>
          <w:bottom w:val="single" w:sz="6" w:space="0" w:color="000000"/>
          <w:tl2br w:val="none" w:sz="0" w:space="0" w:color="auto"/>
          <w:tr2bl w:val="none" w:sz="0" w:space="0" w:color="auto"/>
        </w:tcBorders>
        <w:shd w:val="pct75" w:color="008080" w:fill="008000"/>
      </w:tcPr>
    </w:tblStylePr>
    <w:tblStylePr w:type="lastRow">
      <w:rPr>
        <w:rFonts w:cs="Times New Roman"/>
      </w:rPr>
      <w:tblPr/>
      <w:tcPr>
        <w:tcBorders>
          <w:top w:val="single" w:sz="6" w:space="0" w:color="000000"/>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pct20" w:color="00FF00" w:fill="FFFFFF"/>
      </w:tcPr>
    </w:tblStylePr>
    <w:tblStylePr w:type="band2Horz">
      <w:rPr>
        <w:rFonts w:cs="Times New Roman"/>
        <w:color w:val="auto"/>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List3">
    <w:name w:val="Table List 3"/>
    <w:basedOn w:val="TableNormal"/>
    <w:uiPriority w:val="99"/>
    <w:semiHidden/>
    <w:rsid w:val="00A4407B"/>
    <w:pPr>
      <w:spacing w:before="120" w:line="288" w:lineRule="auto"/>
      <w:jc w:val="both"/>
    </w:pPr>
    <w:tblPr>
      <w:tblBorders>
        <w:top w:val="single" w:sz="12" w:space="0" w:color="000000"/>
        <w:bottom w:val="single" w:sz="12" w:space="0" w:color="000000"/>
        <w:insideH w:val="single" w:sz="6" w:space="0" w:color="000000"/>
      </w:tblBorders>
    </w:tblPr>
    <w:tblStylePr w:type="firstRow">
      <w:rPr>
        <w:rFonts w:cs="Times New Roman"/>
        <w:b/>
        <w:bCs/>
        <w:color w:val="000080"/>
      </w:rPr>
      <w:tblPr/>
      <w:tcPr>
        <w:tcBorders>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tcPr>
    </w:tblStylePr>
    <w:tblStylePr w:type="swCell">
      <w:rPr>
        <w:rFonts w:cs="Times New Roman"/>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rsid w:val="00A4407B"/>
    <w:pPr>
      <w:spacing w:before="120" w:line="288" w:lineRule="auto"/>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blStylePr w:type="firstRow">
      <w:rPr>
        <w:rFonts w:cs="Times New Roman"/>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rsid w:val="00A4407B"/>
    <w:pPr>
      <w:spacing w:before="120" w:line="288" w:lineRule="auto"/>
      <w:jc w:val="both"/>
    </w:pPr>
    <w:tblPr>
      <w:tblBorders>
        <w:top w:val="single" w:sz="6" w:space="0" w:color="000000"/>
        <w:left w:val="single" w:sz="6" w:space="0" w:color="000000"/>
        <w:bottom w:val="single" w:sz="6" w:space="0" w:color="000000"/>
        <w:right w:val="single" w:sz="6" w:space="0" w:color="000000"/>
        <w:insideH w:val="single" w:sz="6" w:space="0" w:color="000000"/>
      </w:tblBorders>
    </w:tblPr>
    <w:tblStylePr w:type="firstRow">
      <w:rPr>
        <w:rFonts w:cs="Times New Roman"/>
        <w:b/>
        <w:bCs/>
      </w:rPr>
      <w:tblPr/>
      <w:tcPr>
        <w:tcBorders>
          <w:bottom w:val="single" w:sz="12"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style>
  <w:style w:type="table" w:styleId="TableList6">
    <w:name w:val="Table List 6"/>
    <w:basedOn w:val="TableNormal"/>
    <w:uiPriority w:val="99"/>
    <w:semiHidden/>
    <w:rsid w:val="00A4407B"/>
    <w:pPr>
      <w:spacing w:before="120" w:line="288" w:lineRule="auto"/>
      <w:jc w:val="both"/>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rFonts w:cs="Times New Roman"/>
        <w:b/>
        <w:bCs/>
      </w:rPr>
      <w:tblPr/>
      <w:tcPr>
        <w:tcBorders>
          <w:bottom w:val="single" w:sz="12" w:space="0" w:color="000000"/>
          <w:tl2br w:val="none" w:sz="0" w:space="0" w:color="auto"/>
          <w:tr2bl w:val="none" w:sz="0" w:space="0" w:color="auto"/>
        </w:tcBorders>
      </w:tcPr>
    </w:tblStylePr>
    <w:tblStylePr w:type="firstCol">
      <w:rPr>
        <w:rFonts w:cs="Times New Roman"/>
        <w:b/>
        <w:bCs/>
      </w:rPr>
      <w:tblPr/>
      <w:tcPr>
        <w:tcBorders>
          <w:right w:val="single" w:sz="12" w:space="0" w:color="000000"/>
          <w:tl2br w:val="none" w:sz="0" w:space="0" w:color="auto"/>
          <w:tr2bl w:val="none" w:sz="0" w:space="0" w:color="auto"/>
        </w:tcBorders>
      </w:tcPr>
    </w:tblStylePr>
    <w:tblStylePr w:type="band1Horz">
      <w:rPr>
        <w:rFonts w:cs="Times New Roman"/>
      </w:rPr>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rsid w:val="00A4407B"/>
    <w:pPr>
      <w:spacing w:before="120" w:line="288" w:lineRule="auto"/>
      <w:jc w:val="both"/>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rFonts w:cs="Times New Roman"/>
        <w:b/>
        <w:bCs/>
      </w:rPr>
      <w:tblPr/>
      <w:tcPr>
        <w:tcBorders>
          <w:bottom w:val="single" w:sz="12" w:space="0" w:color="008000"/>
          <w:tl2br w:val="none" w:sz="0" w:space="0" w:color="auto"/>
          <w:tr2bl w:val="none" w:sz="0" w:space="0" w:color="auto"/>
        </w:tcBorders>
        <w:shd w:val="solid" w:color="C0C0C0" w:fill="FFFFFF"/>
      </w:tcPr>
    </w:tblStylePr>
    <w:tblStylePr w:type="lastRow">
      <w:rPr>
        <w:rFonts w:cs="Times New Roman"/>
        <w:b/>
        <w:bCs/>
      </w:rPr>
      <w:tblPr/>
      <w:tcPr>
        <w:tcBorders>
          <w:top w:val="single" w:sz="12" w:space="0" w:color="008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pct20" w:color="000000" w:fill="FFFFFF"/>
      </w:tcPr>
    </w:tblStylePr>
    <w:tblStylePr w:type="band2Horz">
      <w:rPr>
        <w:rFonts w:cs="Times New Roman"/>
      </w:rPr>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rsid w:val="00A4407B"/>
    <w:pPr>
      <w:spacing w:before="120" w:line="288" w:lineRule="auto"/>
      <w:jc w:val="both"/>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rFonts w:cs="Times New Roman"/>
        <w:b/>
        <w:bCs/>
        <w:i/>
        <w:iCs/>
      </w:rPr>
      <w:tblPr/>
      <w:tcPr>
        <w:tcBorders>
          <w:bottom w:val="single" w:sz="6" w:space="0" w:color="000000"/>
          <w:tl2br w:val="none" w:sz="0" w:space="0" w:color="auto"/>
          <w:tr2bl w:val="none" w:sz="0" w:space="0" w:color="auto"/>
        </w:tcBorders>
        <w:shd w:val="solid" w:color="FFFF00" w:fill="FFFFFF"/>
      </w:tcPr>
    </w:tblStylePr>
    <w:tblStylePr w:type="lastRow">
      <w:rPr>
        <w:rFonts w:cs="Times New Roman"/>
        <w:b/>
        <w:bCs/>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pct25" w:color="FFFF00" w:fill="FFFFFF"/>
      </w:tcPr>
    </w:tblStylePr>
    <w:tblStylePr w:type="band2Horz">
      <w:rPr>
        <w:rFonts w:cs="Times New Roman"/>
      </w:rPr>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uiPriority w:val="99"/>
    <w:semiHidden/>
    <w:rsid w:val="00A4407B"/>
    <w:pPr>
      <w:spacing w:before="120" w:line="288" w:lineRule="auto"/>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firstRow">
      <w:rPr>
        <w:rFonts w:cs="Times New Roman"/>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rsid w:val="00A4407B"/>
    <w:pPr>
      <w:spacing w:before="120" w:line="288" w:lineRule="auto"/>
      <w:jc w:val="both"/>
    </w:pPr>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rsid w:val="00A4407B"/>
    <w:pPr>
      <w:spacing w:before="120" w:line="288" w:lineRule="auto"/>
      <w:jc w:val="both"/>
    </w:pPr>
    <w:tblPr/>
    <w:tblStylePr w:type="firstRow">
      <w:rPr>
        <w:rFonts w:cs="Times New Roman"/>
        <w:b/>
        <w:bCs/>
      </w:rPr>
      <w:tblPr/>
      <w:tcPr>
        <w:tcBorders>
          <w:bottom w:val="single" w:sz="12" w:space="0" w:color="000000"/>
          <w:tl2br w:val="none" w:sz="0" w:space="0" w:color="auto"/>
          <w:tr2bl w:val="none" w:sz="0" w:space="0" w:color="auto"/>
        </w:tcBorders>
      </w:tcPr>
    </w:tblStylePr>
    <w:tblStylePr w:type="lastRow">
      <w:rPr>
        <w:rFonts w:cs="Times New Roman"/>
        <w:b/>
        <w:bCs/>
        <w:color w:val="auto"/>
      </w:rPr>
      <w:tblPr/>
      <w:tcPr>
        <w:tcBorders>
          <w:top w:val="single" w:sz="6" w:space="0" w:color="000000"/>
          <w:tl2br w:val="none" w:sz="0" w:space="0" w:color="auto"/>
          <w:tr2bl w:val="none" w:sz="0" w:space="0" w:color="auto"/>
        </w:tcBorders>
      </w:tcPr>
    </w:tblStylePr>
    <w:tblStylePr w:type="firstCol">
      <w:rPr>
        <w:rFonts w:cs="Times New Roman"/>
        <w:b/>
        <w:bCs/>
      </w:rPr>
      <w:tblPr/>
      <w:tcPr>
        <w:tcBorders>
          <w:right w:val="single" w:sz="12" w:space="0" w:color="000000"/>
          <w:tl2br w:val="none" w:sz="0" w:space="0" w:color="auto"/>
          <w:tr2bl w:val="none" w:sz="0" w:space="0" w:color="auto"/>
        </w:tcBorders>
      </w:tcPr>
    </w:tblStylePr>
    <w:tblStylePr w:type="lastCol">
      <w:rPr>
        <w:rFonts w:cs="Times New Roman"/>
        <w:b/>
        <w:bCs/>
      </w:rPr>
      <w:tblPr/>
      <w:tcPr>
        <w:tcBorders>
          <w:left w:val="single" w:sz="6" w:space="0" w:color="000000"/>
          <w:tl2br w:val="none" w:sz="0" w:space="0" w:color="auto"/>
          <w:tr2bl w:val="none" w:sz="0" w:space="0" w:color="auto"/>
        </w:tcBorders>
      </w:tcPr>
    </w:tblStylePr>
    <w:tblStylePr w:type="neCell">
      <w:rPr>
        <w:rFonts w:cs="Times New Roman"/>
        <w:b/>
        <w:bCs/>
      </w:rPr>
      <w:tblPr/>
      <w:tcPr>
        <w:tcBorders>
          <w:left w:val="none" w:sz="0" w:space="0" w:color="auto"/>
          <w:tl2br w:val="none" w:sz="0" w:space="0" w:color="auto"/>
          <w:tr2bl w:val="none" w:sz="0" w:space="0" w:color="auto"/>
        </w:tcBorders>
      </w:tcPr>
    </w:tblStylePr>
    <w:tblStylePr w:type="swCell">
      <w:rPr>
        <w:rFonts w:cs="Times New Roman"/>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rsid w:val="00A4407B"/>
    <w:pPr>
      <w:spacing w:before="120" w:line="288" w:lineRule="auto"/>
      <w:jc w:val="both"/>
    </w:pPr>
    <w:tblPr>
      <w:tblBorders>
        <w:top w:val="single" w:sz="12" w:space="0" w:color="000000"/>
        <w:left w:val="single" w:sz="12" w:space="0" w:color="000000"/>
        <w:bottom w:val="single" w:sz="12" w:space="0" w:color="000000"/>
        <w:right w:val="single" w:sz="12" w:space="0" w:color="000000"/>
      </w:tblBorders>
    </w:tblPr>
    <w:tblStylePr w:type="firstRow">
      <w:rPr>
        <w:rFonts w:cs="Times New Roman"/>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rsid w:val="00A4407B"/>
    <w:pPr>
      <w:spacing w:before="120" w:line="288" w:lineRule="auto"/>
      <w:jc w:val="both"/>
    </w:pPr>
    <w:tblPr>
      <w:tblStyleRowBandSize w:val="1"/>
    </w:tblPr>
    <w:tblStylePr w:type="firstRow">
      <w:rPr>
        <w:rFonts w:cs="Times New Roman"/>
      </w:rPr>
      <w:tblPr/>
      <w:tcPr>
        <w:tcBorders>
          <w:top w:val="single" w:sz="6" w:space="0" w:color="000000"/>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shd w:val="pct25" w:color="800080" w:fill="FFFFFF"/>
      </w:tcPr>
    </w:tblStylePr>
    <w:tblStylePr w:type="firstCol">
      <w:rPr>
        <w:rFonts w:cs="Times New Roman"/>
      </w:rPr>
      <w:tblPr/>
      <w:tcPr>
        <w:tcBorders>
          <w:right w:val="single" w:sz="12" w:space="0" w:color="000000"/>
          <w:tl2br w:val="none" w:sz="0" w:space="0" w:color="auto"/>
          <w:tr2bl w:val="none" w:sz="0" w:space="0" w:color="auto"/>
        </w:tcBorders>
      </w:tcPr>
    </w:tblStylePr>
    <w:tblStylePr w:type="lastCol">
      <w:rPr>
        <w:rFonts w:cs="Times New Roman"/>
      </w:rPr>
      <w:tblPr/>
      <w:tcPr>
        <w:tcBorders>
          <w:left w:val="single" w:sz="12" w:space="0" w:color="000000"/>
          <w:tl2br w:val="none" w:sz="0" w:space="0" w:color="auto"/>
          <w:tr2bl w:val="none" w:sz="0" w:space="0" w:color="auto"/>
        </w:tcBorders>
      </w:tcPr>
    </w:tblStylePr>
    <w:tblStylePr w:type="band1Horz">
      <w:rPr>
        <w:rFonts w:cs="Times New Roman"/>
      </w:rPr>
      <w:tblPr/>
      <w:tcPr>
        <w:tcBorders>
          <w:bottom w:val="single" w:sz="6" w:space="0" w:color="000000"/>
          <w:tl2br w:val="none" w:sz="0" w:space="0" w:color="auto"/>
          <w:tr2bl w:val="none" w:sz="0" w:space="0" w:color="auto"/>
        </w:tcBorders>
        <w:shd w:val="pct25" w:color="8080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Subtle2">
    <w:name w:val="Table Subtle 2"/>
    <w:basedOn w:val="TableNormal"/>
    <w:uiPriority w:val="99"/>
    <w:semiHidden/>
    <w:rsid w:val="00A4407B"/>
    <w:pPr>
      <w:spacing w:before="120" w:line="288" w:lineRule="auto"/>
      <w:jc w:val="both"/>
    </w:pPr>
    <w:tblPr>
      <w:tblBorders>
        <w:left w:val="single" w:sz="6" w:space="0" w:color="000000"/>
        <w:right w:val="single" w:sz="6" w:space="0" w:color="000000"/>
      </w:tblBorders>
    </w:tblPr>
    <w:tblStylePr w:type="firstRow">
      <w:rPr>
        <w:rFonts w:cs="Times New Roman"/>
      </w:rPr>
      <w:tblPr/>
      <w:tcPr>
        <w:tcBorders>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tcPr>
    </w:tblStylePr>
    <w:tblStylePr w:type="firstCol">
      <w:rPr>
        <w:rFonts w:cs="Times New Roman"/>
      </w:rPr>
      <w:tblPr/>
      <w:tcPr>
        <w:tcBorders>
          <w:right w:val="single" w:sz="12" w:space="0" w:color="000000"/>
          <w:tl2br w:val="none" w:sz="0" w:space="0" w:color="auto"/>
          <w:tr2bl w:val="none" w:sz="0" w:space="0" w:color="auto"/>
        </w:tcBorders>
        <w:shd w:val="pct25" w:color="008000" w:fill="FFFFFF"/>
      </w:tcPr>
    </w:tblStylePr>
    <w:tblStylePr w:type="lastCol">
      <w:rPr>
        <w:rFonts w:cs="Times New Roman"/>
      </w:rPr>
      <w:tblPr/>
      <w:tcPr>
        <w:tcBorders>
          <w:left w:val="single" w:sz="12" w:space="0" w:color="000000"/>
          <w:tl2br w:val="none" w:sz="0" w:space="0" w:color="auto"/>
          <w:tr2bl w:val="none" w:sz="0" w:space="0" w:color="auto"/>
        </w:tcBorders>
        <w:shd w:val="pct25" w:color="8080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Theme">
    <w:name w:val="Table Theme"/>
    <w:basedOn w:val="TableNormal"/>
    <w:uiPriority w:val="99"/>
    <w:semiHidden/>
    <w:rsid w:val="00A4407B"/>
    <w:pPr>
      <w:spacing w:before="120" w:line="288" w:lineRule="auto"/>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rsid w:val="00A4407B"/>
    <w:pPr>
      <w:spacing w:before="120" w:line="288" w:lineRule="auto"/>
      <w:jc w:val="both"/>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blStylePr w:type="firstRow">
      <w:rPr>
        <w:rFonts w:cs="Times New Roman"/>
        <w:color w:val="auto"/>
      </w:rPr>
      <w:tblPr/>
      <w:tcPr>
        <w:tcBorders>
          <w:tl2br w:val="none" w:sz="0" w:space="0" w:color="auto"/>
          <w:tr2bl w:val="none" w:sz="0" w:space="0" w:color="auto"/>
        </w:tcBorders>
      </w:tcPr>
    </w:tblStylePr>
  </w:style>
  <w:style w:type="table" w:styleId="TableWeb2">
    <w:name w:val="Table Web 2"/>
    <w:basedOn w:val="TableNormal"/>
    <w:uiPriority w:val="99"/>
    <w:semiHidden/>
    <w:rsid w:val="00A4407B"/>
    <w:pPr>
      <w:spacing w:before="120" w:line="288" w:lineRule="auto"/>
      <w:jc w:val="both"/>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blStylePr w:type="firstRow">
      <w:rPr>
        <w:rFonts w:cs="Times New Roman"/>
        <w:color w:val="auto"/>
      </w:rPr>
      <w:tblPr/>
      <w:tcPr>
        <w:tcBorders>
          <w:tl2br w:val="none" w:sz="0" w:space="0" w:color="auto"/>
          <w:tr2bl w:val="none" w:sz="0" w:space="0" w:color="auto"/>
        </w:tcBorders>
      </w:tcPr>
    </w:tblStylePr>
  </w:style>
  <w:style w:type="table" w:styleId="TableWeb3">
    <w:name w:val="Table Web 3"/>
    <w:basedOn w:val="TableNormal"/>
    <w:uiPriority w:val="99"/>
    <w:semiHidden/>
    <w:rsid w:val="00A4407B"/>
    <w:pPr>
      <w:spacing w:before="120" w:line="288" w:lineRule="auto"/>
      <w:jc w:val="both"/>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blStylePr w:type="firstRow">
      <w:rPr>
        <w:rFonts w:cs="Times New Roman"/>
        <w:color w:val="auto"/>
      </w:rPr>
      <w:tblPr/>
      <w:tcPr>
        <w:tcBorders>
          <w:tl2br w:val="none" w:sz="0" w:space="0" w:color="auto"/>
          <w:tr2bl w:val="none" w:sz="0" w:space="0" w:color="auto"/>
        </w:tcBorders>
      </w:tcPr>
    </w:tblStylePr>
  </w:style>
  <w:style w:type="character" w:customStyle="1" w:styleId="Heading2Char">
    <w:name w:val="Heading 2 Char"/>
    <w:link w:val="Heading2"/>
    <w:uiPriority w:val="99"/>
    <w:locked/>
    <w:rsid w:val="007B6DDC"/>
    <w:rPr>
      <w:rFonts w:ascii="Trebuchet MS" w:hAnsi="Trebuchet MS"/>
      <w:b/>
      <w:bCs/>
      <w:iCs/>
      <w:sz w:val="22"/>
      <w:szCs w:val="28"/>
      <w:lang w:val="en-US" w:eastAsia="ja-JP"/>
    </w:rPr>
  </w:style>
  <w:style w:type="paragraph" w:styleId="Caption">
    <w:name w:val="caption"/>
    <w:basedOn w:val="Normal"/>
    <w:next w:val="Normal"/>
    <w:uiPriority w:val="99"/>
    <w:qFormat/>
    <w:rsid w:val="00A4407B"/>
    <w:rPr>
      <w:b/>
      <w:bCs/>
      <w:sz w:val="20"/>
      <w:szCs w:val="20"/>
    </w:rPr>
  </w:style>
  <w:style w:type="paragraph" w:customStyle="1" w:styleId="IntroPara">
    <w:name w:val="IntroPara"/>
    <w:basedOn w:val="Normal"/>
    <w:uiPriority w:val="99"/>
    <w:rsid w:val="00A4407B"/>
    <w:pPr>
      <w:spacing w:before="0" w:after="240" w:line="240" w:lineRule="auto"/>
      <w:ind w:left="576"/>
      <w:jc w:val="left"/>
    </w:pPr>
    <w:rPr>
      <w:rFonts w:ascii="Times New Roman" w:hAnsi="Times New Roman"/>
      <w:sz w:val="24"/>
      <w:szCs w:val="24"/>
      <w:lang w:val="en-US" w:eastAsia="en-US"/>
    </w:rPr>
  </w:style>
  <w:style w:type="paragraph" w:customStyle="1" w:styleId="TableText">
    <w:name w:val="Table Text"/>
    <w:basedOn w:val="Normal"/>
    <w:uiPriority w:val="99"/>
    <w:rsid w:val="00A4407B"/>
    <w:pPr>
      <w:spacing w:before="0" w:line="240" w:lineRule="auto"/>
      <w:ind w:left="14"/>
      <w:jc w:val="left"/>
    </w:pPr>
    <w:rPr>
      <w:rFonts w:ascii="Arial" w:hAnsi="Arial"/>
      <w:spacing w:val="-5"/>
      <w:sz w:val="16"/>
      <w:szCs w:val="20"/>
      <w:lang w:val="en-US" w:eastAsia="en-US"/>
    </w:rPr>
  </w:style>
  <w:style w:type="paragraph" w:customStyle="1" w:styleId="StyleTableHeader10pt">
    <w:name w:val="Style Table Header + 10 pt"/>
    <w:basedOn w:val="Normal"/>
    <w:uiPriority w:val="99"/>
    <w:rsid w:val="00A4407B"/>
    <w:pPr>
      <w:spacing w:before="60" w:line="240" w:lineRule="auto"/>
      <w:jc w:val="center"/>
    </w:pPr>
    <w:rPr>
      <w:rFonts w:ascii="Arial" w:hAnsi="Arial"/>
      <w:b/>
      <w:bCs/>
      <w:spacing w:val="-5"/>
      <w:sz w:val="20"/>
      <w:szCs w:val="20"/>
      <w:lang w:val="en-US" w:eastAsia="en-US"/>
    </w:rPr>
  </w:style>
  <w:style w:type="character" w:styleId="CommentReference">
    <w:name w:val="annotation reference"/>
    <w:uiPriority w:val="99"/>
    <w:rsid w:val="00A4407B"/>
    <w:rPr>
      <w:rFonts w:cs="Times New Roman"/>
      <w:sz w:val="16"/>
    </w:rPr>
  </w:style>
  <w:style w:type="paragraph" w:styleId="CommentText">
    <w:name w:val="annotation text"/>
    <w:basedOn w:val="Normal"/>
    <w:link w:val="CommentTextChar"/>
    <w:uiPriority w:val="99"/>
    <w:rsid w:val="00A4407B"/>
    <w:rPr>
      <w:sz w:val="20"/>
      <w:szCs w:val="20"/>
      <w:lang w:val="en-US" w:eastAsia="ja-JP"/>
    </w:rPr>
  </w:style>
  <w:style w:type="character" w:customStyle="1" w:styleId="CommentTextChar">
    <w:name w:val="Comment Text Char"/>
    <w:link w:val="CommentText"/>
    <w:uiPriority w:val="99"/>
    <w:locked/>
    <w:rsid w:val="00A4407B"/>
    <w:rPr>
      <w:rFonts w:ascii="Trebuchet MS" w:hAnsi="Trebuchet MS"/>
    </w:rPr>
  </w:style>
  <w:style w:type="paragraph" w:styleId="CommentSubject">
    <w:name w:val="annotation subject"/>
    <w:basedOn w:val="CommentText"/>
    <w:next w:val="CommentText"/>
    <w:link w:val="CommentSubjectChar"/>
    <w:uiPriority w:val="99"/>
    <w:rsid w:val="00A4407B"/>
    <w:rPr>
      <w:b/>
      <w:bCs/>
    </w:rPr>
  </w:style>
  <w:style w:type="character" w:customStyle="1" w:styleId="CommentSubjectChar">
    <w:name w:val="Comment Subject Char"/>
    <w:link w:val="CommentSubject"/>
    <w:uiPriority w:val="99"/>
    <w:locked/>
    <w:rsid w:val="00A4407B"/>
    <w:rPr>
      <w:rFonts w:ascii="Trebuchet MS" w:hAnsi="Trebuchet MS"/>
      <w:b/>
    </w:rPr>
  </w:style>
  <w:style w:type="character" w:styleId="PlaceholderText">
    <w:name w:val="Placeholder Text"/>
    <w:uiPriority w:val="99"/>
    <w:semiHidden/>
    <w:rsid w:val="00303D54"/>
    <w:rPr>
      <w:rFonts w:cs="Times New Roman"/>
      <w:color w:val="808080"/>
    </w:rPr>
  </w:style>
  <w:style w:type="character" w:customStyle="1" w:styleId="Heading2Char1">
    <w:name w:val="Heading 2 Char1"/>
    <w:aliases w:val="Tempo Heading 2 Char2,Chapter Title Char2,h2 Char2,Subhead A Char2,H2 Char2,Heading Two Char2,2nd level Char2,OS2 Char2,Titre 21 Char2,t2.T2.Titre 2 Char2,t2 Char2,t2.T2 Char2,heading 2 Char,Heading 2 CFMU Char2,Para 2 Char2,L2 Char2"/>
    <w:uiPriority w:val="99"/>
    <w:rsid w:val="008F0B1C"/>
  </w:style>
  <w:style w:type="paragraph" w:styleId="EndnoteText">
    <w:name w:val="endnote text"/>
    <w:basedOn w:val="Normal"/>
    <w:link w:val="EndnoteTextChar"/>
    <w:uiPriority w:val="99"/>
    <w:rsid w:val="00332F85"/>
    <w:pPr>
      <w:spacing w:before="0" w:line="240" w:lineRule="auto"/>
    </w:pPr>
    <w:rPr>
      <w:sz w:val="20"/>
      <w:szCs w:val="20"/>
    </w:rPr>
  </w:style>
  <w:style w:type="character" w:customStyle="1" w:styleId="EndnoteTextChar">
    <w:name w:val="Endnote Text Char"/>
    <w:link w:val="EndnoteText"/>
    <w:uiPriority w:val="99"/>
    <w:locked/>
    <w:rsid w:val="00332F85"/>
    <w:rPr>
      <w:rFonts w:ascii="Trebuchet MS" w:hAnsi="Trebuchet MS" w:cs="Times New Roman"/>
    </w:rPr>
  </w:style>
  <w:style w:type="character" w:styleId="EndnoteReference">
    <w:name w:val="endnote reference"/>
    <w:uiPriority w:val="99"/>
    <w:rsid w:val="00332F85"/>
    <w:rPr>
      <w:rFonts w:cs="Times New Roman"/>
      <w:vertAlign w:val="superscript"/>
    </w:rPr>
  </w:style>
  <w:style w:type="numbering" w:styleId="111111">
    <w:name w:val="Outline List 2"/>
    <w:basedOn w:val="NoList"/>
    <w:uiPriority w:val="99"/>
    <w:semiHidden/>
    <w:unhideWhenUsed/>
    <w:rsid w:val="00A45D50"/>
    <w:pPr>
      <w:numPr>
        <w:numId w:val="1"/>
      </w:numPr>
    </w:pPr>
  </w:style>
  <w:style w:type="numbering" w:styleId="ArticleSection">
    <w:name w:val="Outline List 3"/>
    <w:basedOn w:val="NoList"/>
    <w:uiPriority w:val="99"/>
    <w:semiHidden/>
    <w:unhideWhenUsed/>
    <w:rsid w:val="00A45D50"/>
    <w:pPr>
      <w:numPr>
        <w:numId w:val="3"/>
      </w:numPr>
    </w:pPr>
  </w:style>
  <w:style w:type="numbering" w:styleId="1ai">
    <w:name w:val="Outline List 1"/>
    <w:basedOn w:val="NoList"/>
    <w:uiPriority w:val="99"/>
    <w:semiHidden/>
    <w:unhideWhenUsed/>
    <w:rsid w:val="00A45D50"/>
    <w:pPr>
      <w:numPr>
        <w:numId w:val="2"/>
      </w:numPr>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GB" w:eastAsia="en-GB"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nhideWhenUsed="0" w:qFormat="1"/>
    <w:lsdException w:name="heading 2" w:locked="1" w:semiHidden="0" w:unhideWhenUsed="0" w:qFormat="1"/>
    <w:lsdException w:name="heading 3" w:locked="1" w:semiHidden="0" w:unhideWhenUsed="0" w:qFormat="1"/>
    <w:lsdException w:name="heading 4" w:locked="1" w:semiHidden="0" w:uiPriority="0" w:unhideWhenUsed="0" w:qFormat="1"/>
    <w:lsdException w:name="heading 5" w:locked="1" w:semiHidden="0" w:uiPriority="0" w:unhideWhenUsed="0" w:qFormat="1"/>
    <w:lsdException w:name="heading 6" w:locked="1" w:semiHidden="0" w:uiPriority="0" w:unhideWhenUsed="0" w:qFormat="1"/>
    <w:lsdException w:name="heading 7" w:locked="1" w:semiHidden="0" w:uiPriority="0" w:unhideWhenUsed="0" w:qFormat="1"/>
    <w:lsdException w:name="heading 8" w:locked="1" w:semiHidden="0" w:uiPriority="0" w:unhideWhenUsed="0" w:qFormat="1"/>
    <w:lsdException w:name="heading 9" w:locked="1" w:semiHidden="0" w:uiPriority="0" w:unhideWhenUsed="0" w:qFormat="1"/>
    <w:lsdException w:name="toc 1" w:locked="1" w:semiHidden="0" w:uiPriority="39" w:unhideWhenUsed="0"/>
    <w:lsdException w:name="toc 2" w:locked="1" w:semiHidden="0" w:uiPriority="39" w:unhideWhenUsed="0"/>
    <w:lsdException w:name="toc 3" w:locked="1" w:semiHidden="0" w:uiPriority="39" w:unhideWhenUsed="0"/>
    <w:lsdException w:name="toc 4" w:uiPriority="39"/>
    <w:lsdException w:name="toc 5" w:uiPriority="39"/>
    <w:lsdException w:name="toc 6" w:uiPriority="39"/>
    <w:lsdException w:name="toc 7" w:uiPriority="39"/>
    <w:lsdException w:name="toc 8" w:uiPriority="39"/>
    <w:lsdException w:name="toc 9" w:uiPriority="39"/>
    <w:lsdException w:name="caption" w:locked="1" w:semiHidden="0" w:uiPriority="0" w:unhideWhenUsed="0" w:qFormat="1"/>
    <w:lsdException w:name="Title" w:locked="1" w:semiHidden="0" w:uiPriority="0" w:unhideWhenUsed="0" w:qFormat="1"/>
    <w:lsdException w:name="Default Paragraph Font" w:uiPriority="1"/>
    <w:lsdException w:name="Subtitle" w:locked="1" w:semiHidden="0" w:uiPriority="0" w:unhideWhenUsed="0" w:qFormat="1"/>
    <w:lsdException w:name="Hyperlink" w:locked="1" w:semiHidden="0" w:unhideWhenUsed="0"/>
    <w:lsdException w:name="Strong" w:locked="1" w:semiHidden="0" w:uiPriority="0" w:unhideWhenUsed="0" w:qFormat="1"/>
    <w:lsdException w:name="Emphasis" w:locked="1" w:semiHidden="0" w:uiPriority="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C5B83"/>
    <w:pPr>
      <w:spacing w:before="120" w:line="288" w:lineRule="auto"/>
      <w:jc w:val="both"/>
    </w:pPr>
    <w:rPr>
      <w:rFonts w:ascii="Trebuchet MS" w:hAnsi="Trebuchet MS"/>
      <w:sz w:val="22"/>
      <w:szCs w:val="22"/>
    </w:rPr>
  </w:style>
  <w:style w:type="paragraph" w:styleId="Heading1">
    <w:name w:val="heading 1"/>
    <w:basedOn w:val="Normal"/>
    <w:next w:val="Normal"/>
    <w:link w:val="Heading1Char"/>
    <w:uiPriority w:val="99"/>
    <w:qFormat/>
    <w:rsid w:val="007B6DDC"/>
    <w:pPr>
      <w:keepNext/>
      <w:pageBreakBefore/>
      <w:numPr>
        <w:numId w:val="6"/>
      </w:numPr>
      <w:pBdr>
        <w:bottom w:val="single" w:sz="4" w:space="1" w:color="auto"/>
      </w:pBdr>
      <w:spacing w:before="240" w:after="60"/>
      <w:outlineLvl w:val="0"/>
    </w:pPr>
    <w:rPr>
      <w:rFonts w:cs="Arial"/>
      <w:bCs/>
      <w:smallCaps/>
      <w:kern w:val="32"/>
      <w:sz w:val="28"/>
      <w:szCs w:val="28"/>
    </w:rPr>
  </w:style>
  <w:style w:type="paragraph" w:styleId="Heading2">
    <w:name w:val="heading 2"/>
    <w:basedOn w:val="Normal"/>
    <w:next w:val="Normal"/>
    <w:link w:val="Heading2Char"/>
    <w:uiPriority w:val="99"/>
    <w:qFormat/>
    <w:rsid w:val="007B6DDC"/>
    <w:pPr>
      <w:keepNext/>
      <w:spacing w:before="240" w:after="120"/>
      <w:outlineLvl w:val="1"/>
    </w:pPr>
    <w:rPr>
      <w:b/>
      <w:bCs/>
      <w:iCs/>
      <w:szCs w:val="28"/>
      <w:lang w:val="en-US" w:eastAsia="ja-JP"/>
    </w:rPr>
  </w:style>
  <w:style w:type="paragraph" w:styleId="Heading3">
    <w:name w:val="heading 3"/>
    <w:basedOn w:val="Normal"/>
    <w:next w:val="Normal"/>
    <w:link w:val="Heading3Char"/>
    <w:uiPriority w:val="99"/>
    <w:qFormat/>
    <w:rsid w:val="007B6DDC"/>
    <w:pPr>
      <w:keepNext/>
      <w:spacing w:before="240" w:after="120"/>
      <w:outlineLvl w:val="2"/>
    </w:pPr>
    <w:rPr>
      <w:rFonts w:cs="Arial"/>
      <w:b/>
      <w:bCs/>
      <w:i/>
      <w:szCs w:val="26"/>
    </w:rPr>
  </w:style>
  <w:style w:type="paragraph" w:styleId="Heading4">
    <w:name w:val="heading 4"/>
    <w:aliases w:val="Char,Heading 4 Char1,Char Char Char, Char"/>
    <w:basedOn w:val="Heading3"/>
    <w:next w:val="Normal"/>
    <w:link w:val="Heading4Char"/>
    <w:qFormat/>
    <w:rsid w:val="00A4407B"/>
    <w:pPr>
      <w:keepLines/>
      <w:spacing w:before="120" w:after="0"/>
      <w:outlineLvl w:val="3"/>
    </w:pPr>
    <w:rPr>
      <w:rFonts w:cs="Arial Unicode MS"/>
      <w:b w:val="0"/>
      <w:noProof/>
      <w:szCs w:val="22"/>
      <w:lang w:val="en-US" w:eastAsia="ja-JP" w:bidi="ne-NP"/>
    </w:rPr>
  </w:style>
  <w:style w:type="paragraph" w:styleId="Heading5">
    <w:name w:val="heading 5"/>
    <w:basedOn w:val="Heading4"/>
    <w:next w:val="Normal"/>
    <w:link w:val="Heading5Char"/>
    <w:uiPriority w:val="99"/>
    <w:qFormat/>
    <w:rsid w:val="00A4407B"/>
    <w:pPr>
      <w:numPr>
        <w:ilvl w:val="4"/>
      </w:numPr>
      <w:tabs>
        <w:tab w:val="num" w:pos="3402"/>
      </w:tabs>
      <w:ind w:left="3402" w:hanging="1134"/>
      <w:outlineLvl w:val="4"/>
    </w:pPr>
    <w:rPr>
      <w:bCs w:val="0"/>
      <w:i w:val="0"/>
      <w:iCs/>
      <w:szCs w:val="26"/>
    </w:rPr>
  </w:style>
  <w:style w:type="paragraph" w:styleId="Heading6">
    <w:name w:val="heading 6"/>
    <w:basedOn w:val="Normal"/>
    <w:next w:val="Normal"/>
    <w:link w:val="Heading6Char"/>
    <w:uiPriority w:val="99"/>
    <w:qFormat/>
    <w:rsid w:val="00A4407B"/>
    <w:pPr>
      <w:numPr>
        <w:ilvl w:val="5"/>
        <w:numId w:val="6"/>
      </w:numPr>
      <w:spacing w:before="240" w:after="60"/>
      <w:outlineLvl w:val="5"/>
    </w:pPr>
    <w:rPr>
      <w:rFonts w:ascii="Times New Roman" w:hAnsi="Times New Roman"/>
      <w:b/>
      <w:bCs/>
    </w:rPr>
  </w:style>
  <w:style w:type="paragraph" w:styleId="Heading7">
    <w:name w:val="heading 7"/>
    <w:basedOn w:val="Normal"/>
    <w:next w:val="Normal"/>
    <w:link w:val="Heading7Char"/>
    <w:uiPriority w:val="99"/>
    <w:qFormat/>
    <w:rsid w:val="00A4407B"/>
    <w:pPr>
      <w:numPr>
        <w:ilvl w:val="6"/>
        <w:numId w:val="6"/>
      </w:numPr>
      <w:spacing w:before="240" w:after="60"/>
      <w:outlineLvl w:val="6"/>
    </w:pPr>
    <w:rPr>
      <w:rFonts w:ascii="Times New Roman" w:hAnsi="Times New Roman"/>
      <w:sz w:val="24"/>
      <w:szCs w:val="24"/>
    </w:rPr>
  </w:style>
  <w:style w:type="paragraph" w:styleId="Heading8">
    <w:name w:val="heading 8"/>
    <w:basedOn w:val="Normal"/>
    <w:next w:val="Normal"/>
    <w:link w:val="Heading8Char"/>
    <w:uiPriority w:val="99"/>
    <w:qFormat/>
    <w:rsid w:val="00A4407B"/>
    <w:pPr>
      <w:numPr>
        <w:ilvl w:val="7"/>
        <w:numId w:val="6"/>
      </w:numPr>
      <w:spacing w:before="240" w:after="60"/>
      <w:outlineLvl w:val="7"/>
    </w:pPr>
    <w:rPr>
      <w:rFonts w:ascii="Times New Roman" w:hAnsi="Times New Roman"/>
      <w:i/>
      <w:iCs/>
      <w:sz w:val="24"/>
      <w:szCs w:val="24"/>
    </w:rPr>
  </w:style>
  <w:style w:type="paragraph" w:styleId="Heading9">
    <w:name w:val="heading 9"/>
    <w:basedOn w:val="Normal"/>
    <w:next w:val="Normal"/>
    <w:link w:val="Heading9Char"/>
    <w:uiPriority w:val="99"/>
    <w:qFormat/>
    <w:rsid w:val="00A4407B"/>
    <w:pPr>
      <w:numPr>
        <w:ilvl w:val="8"/>
        <w:numId w:val="6"/>
      </w:numPr>
      <w:spacing w:before="240" w:after="60"/>
      <w:outlineLvl w:val="8"/>
    </w:pPr>
    <w:rPr>
      <w:rFonts w:ascii="Arial" w:hAnsi="Arial"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rsid w:val="007B6DDC"/>
    <w:rPr>
      <w:rFonts w:ascii="Trebuchet MS" w:hAnsi="Trebuchet MS" w:cs="Arial"/>
      <w:bCs/>
      <w:smallCaps/>
      <w:kern w:val="32"/>
      <w:sz w:val="28"/>
      <w:szCs w:val="28"/>
    </w:rPr>
  </w:style>
  <w:style w:type="paragraph" w:styleId="BalloonText">
    <w:name w:val="Balloon Text"/>
    <w:basedOn w:val="Normal"/>
    <w:link w:val="BalloonTextChar"/>
    <w:uiPriority w:val="99"/>
    <w:semiHidden/>
    <w:unhideWhenUsed/>
    <w:rsid w:val="001619AA"/>
    <w:pPr>
      <w:spacing w:before="0" w:line="240" w:lineRule="auto"/>
    </w:pPr>
    <w:rPr>
      <w:rFonts w:ascii="Tahoma" w:hAnsi="Tahoma" w:cs="Tahoma"/>
      <w:sz w:val="16"/>
      <w:szCs w:val="16"/>
    </w:rPr>
  </w:style>
  <w:style w:type="character" w:customStyle="1" w:styleId="Heading3Char">
    <w:name w:val="Heading 3 Char"/>
    <w:link w:val="Heading3"/>
    <w:uiPriority w:val="99"/>
    <w:rsid w:val="007B6DDC"/>
    <w:rPr>
      <w:rFonts w:ascii="Trebuchet MS" w:hAnsi="Trebuchet MS" w:cs="Arial"/>
      <w:b/>
      <w:bCs/>
      <w:i/>
      <w:sz w:val="22"/>
      <w:szCs w:val="26"/>
    </w:rPr>
  </w:style>
  <w:style w:type="character" w:customStyle="1" w:styleId="Heading4Char">
    <w:name w:val="Heading 4 Char"/>
    <w:aliases w:val="Char Char,Heading 4 Char1 Char,Char Char Char Char, Char Char"/>
    <w:link w:val="Heading4"/>
    <w:locked/>
    <w:rsid w:val="00A4407B"/>
    <w:rPr>
      <w:rFonts w:ascii="Trebuchet MS" w:hAnsi="Trebuchet MS" w:cs="Arial Unicode MS"/>
      <w:bCs/>
      <w:i/>
      <w:noProof/>
      <w:sz w:val="22"/>
      <w:szCs w:val="22"/>
      <w:lang w:val="en-US" w:eastAsia="ja-JP" w:bidi="ne-NP"/>
    </w:rPr>
  </w:style>
  <w:style w:type="character" w:customStyle="1" w:styleId="Heading5Char">
    <w:name w:val="Heading 5 Char"/>
    <w:link w:val="Heading5"/>
    <w:uiPriority w:val="9"/>
    <w:semiHidden/>
    <w:rsid w:val="00A45D50"/>
    <w:rPr>
      <w:rFonts w:ascii="Calibri" w:eastAsia="Times New Roman" w:hAnsi="Calibri" w:cs="Times New Roman"/>
      <w:b/>
      <w:bCs/>
      <w:i/>
      <w:iCs/>
      <w:sz w:val="26"/>
      <w:szCs w:val="26"/>
      <w:lang w:val="en-GB" w:eastAsia="en-GB"/>
    </w:rPr>
  </w:style>
  <w:style w:type="character" w:customStyle="1" w:styleId="Heading6Char">
    <w:name w:val="Heading 6 Char"/>
    <w:link w:val="Heading6"/>
    <w:uiPriority w:val="99"/>
    <w:rsid w:val="00A45D50"/>
    <w:rPr>
      <w:b/>
      <w:bCs/>
      <w:sz w:val="22"/>
      <w:szCs w:val="22"/>
    </w:rPr>
  </w:style>
  <w:style w:type="character" w:customStyle="1" w:styleId="Heading7Char">
    <w:name w:val="Heading 7 Char"/>
    <w:link w:val="Heading7"/>
    <w:uiPriority w:val="99"/>
    <w:rsid w:val="00A45D50"/>
    <w:rPr>
      <w:sz w:val="24"/>
      <w:szCs w:val="24"/>
    </w:rPr>
  </w:style>
  <w:style w:type="character" w:customStyle="1" w:styleId="Heading8Char">
    <w:name w:val="Heading 8 Char"/>
    <w:link w:val="Heading8"/>
    <w:uiPriority w:val="99"/>
    <w:rsid w:val="00A45D50"/>
    <w:rPr>
      <w:i/>
      <w:iCs/>
      <w:sz w:val="24"/>
      <w:szCs w:val="24"/>
    </w:rPr>
  </w:style>
  <w:style w:type="character" w:customStyle="1" w:styleId="Heading9Char">
    <w:name w:val="Heading 9 Char"/>
    <w:link w:val="Heading9"/>
    <w:uiPriority w:val="99"/>
    <w:rsid w:val="00A45D50"/>
    <w:rPr>
      <w:rFonts w:ascii="Arial" w:hAnsi="Arial" w:cs="Arial"/>
      <w:sz w:val="22"/>
      <w:szCs w:val="22"/>
    </w:rPr>
  </w:style>
  <w:style w:type="paragraph" w:styleId="FootnoteText">
    <w:name w:val="footnote text"/>
    <w:basedOn w:val="Normal"/>
    <w:link w:val="FootnoteTextChar"/>
    <w:uiPriority w:val="99"/>
    <w:semiHidden/>
    <w:rsid w:val="00A4407B"/>
    <w:pPr>
      <w:spacing w:line="240" w:lineRule="auto"/>
    </w:pPr>
    <w:rPr>
      <w:sz w:val="20"/>
      <w:szCs w:val="20"/>
    </w:rPr>
  </w:style>
  <w:style w:type="character" w:customStyle="1" w:styleId="FootnoteTextChar">
    <w:name w:val="Footnote Text Char"/>
    <w:link w:val="FootnoteText"/>
    <w:uiPriority w:val="99"/>
    <w:semiHidden/>
    <w:rsid w:val="00A45D50"/>
    <w:rPr>
      <w:rFonts w:ascii="Trebuchet MS" w:hAnsi="Trebuchet MS"/>
      <w:sz w:val="20"/>
      <w:szCs w:val="20"/>
      <w:lang w:val="en-GB" w:eastAsia="en-GB"/>
    </w:rPr>
  </w:style>
  <w:style w:type="paragraph" w:styleId="Header">
    <w:name w:val="header"/>
    <w:basedOn w:val="Normal"/>
    <w:link w:val="HeaderChar"/>
    <w:uiPriority w:val="99"/>
    <w:semiHidden/>
    <w:rsid w:val="001619AA"/>
    <w:pPr>
      <w:tabs>
        <w:tab w:val="center" w:pos="4153"/>
        <w:tab w:val="right" w:pos="8306"/>
      </w:tabs>
      <w:spacing w:before="0"/>
    </w:pPr>
    <w:rPr>
      <w:sz w:val="18"/>
    </w:rPr>
  </w:style>
  <w:style w:type="character" w:customStyle="1" w:styleId="HeaderChar">
    <w:name w:val="Header Char"/>
    <w:link w:val="Header"/>
    <w:uiPriority w:val="99"/>
    <w:semiHidden/>
    <w:rsid w:val="001619AA"/>
    <w:rPr>
      <w:rFonts w:ascii="Trebuchet MS" w:hAnsi="Trebuchet MS"/>
      <w:sz w:val="18"/>
      <w:szCs w:val="22"/>
      <w:lang w:val="en-GB" w:eastAsia="en-GB"/>
    </w:rPr>
  </w:style>
  <w:style w:type="paragraph" w:styleId="Footer">
    <w:name w:val="footer"/>
    <w:basedOn w:val="Normal"/>
    <w:link w:val="FooterChar"/>
    <w:uiPriority w:val="99"/>
    <w:unhideWhenUsed/>
    <w:rsid w:val="001619AA"/>
    <w:pPr>
      <w:tabs>
        <w:tab w:val="center" w:pos="4513"/>
        <w:tab w:val="right" w:pos="9026"/>
      </w:tabs>
      <w:jc w:val="center"/>
    </w:pPr>
    <w:rPr>
      <w:sz w:val="18"/>
    </w:rPr>
  </w:style>
  <w:style w:type="character" w:customStyle="1" w:styleId="FooterChar">
    <w:name w:val="Footer Char"/>
    <w:link w:val="Footer"/>
    <w:uiPriority w:val="99"/>
    <w:rsid w:val="001619AA"/>
    <w:rPr>
      <w:rFonts w:ascii="Trebuchet MS" w:hAnsi="Trebuchet MS"/>
      <w:sz w:val="18"/>
      <w:szCs w:val="22"/>
      <w:lang w:val="en-GB" w:eastAsia="en-GB"/>
    </w:rPr>
  </w:style>
  <w:style w:type="character" w:customStyle="1" w:styleId="BalloonTextChar">
    <w:name w:val="Balloon Text Char"/>
    <w:link w:val="BalloonText"/>
    <w:uiPriority w:val="99"/>
    <w:semiHidden/>
    <w:rsid w:val="001619AA"/>
    <w:rPr>
      <w:rFonts w:ascii="Tahoma" w:hAnsi="Tahoma" w:cs="Tahoma"/>
      <w:sz w:val="16"/>
      <w:szCs w:val="16"/>
      <w:lang w:val="en-GB" w:eastAsia="en-GB"/>
    </w:rPr>
  </w:style>
  <w:style w:type="paragraph" w:customStyle="1" w:styleId="Saisieparagraph">
    <w:name w:val="Saisie (paragraph)"/>
    <w:basedOn w:val="Normal"/>
    <w:link w:val="SaisieparagraphChar"/>
    <w:rsid w:val="00857C34"/>
    <w:pPr>
      <w:shd w:val="clear" w:color="auto" w:fill="FFFFE7"/>
    </w:pPr>
  </w:style>
  <w:style w:type="paragraph" w:customStyle="1" w:styleId="Footer2">
    <w:name w:val="Footer2"/>
    <w:basedOn w:val="Normal"/>
    <w:qFormat/>
    <w:rsid w:val="005C5B83"/>
    <w:pPr>
      <w:tabs>
        <w:tab w:val="right" w:pos="9214"/>
      </w:tabs>
      <w:jc w:val="right"/>
    </w:pPr>
    <w:rPr>
      <w:snapToGrid w:val="0"/>
      <w:sz w:val="16"/>
      <w:lang w:val="nl-NL"/>
    </w:rPr>
  </w:style>
  <w:style w:type="paragraph" w:styleId="Index2">
    <w:name w:val="index 2"/>
    <w:basedOn w:val="Normal"/>
    <w:next w:val="Normal"/>
    <w:uiPriority w:val="99"/>
    <w:semiHidden/>
    <w:rsid w:val="00A4407B"/>
    <w:pPr>
      <w:spacing w:before="0" w:line="240" w:lineRule="auto"/>
      <w:ind w:left="480" w:hanging="240"/>
      <w:jc w:val="left"/>
    </w:pPr>
    <w:rPr>
      <w:szCs w:val="20"/>
    </w:rPr>
  </w:style>
  <w:style w:type="character" w:styleId="FootnoteReference">
    <w:name w:val="footnote reference"/>
    <w:uiPriority w:val="99"/>
    <w:semiHidden/>
    <w:rsid w:val="00A4407B"/>
    <w:rPr>
      <w:rFonts w:cs="Times New Roman"/>
      <w:vertAlign w:val="superscript"/>
    </w:rPr>
  </w:style>
  <w:style w:type="paragraph" w:customStyle="1" w:styleId="Guidancenotprinted">
    <w:name w:val="Guidance (not printed)"/>
    <w:basedOn w:val="Normal"/>
    <w:uiPriority w:val="99"/>
    <w:semiHidden/>
    <w:rsid w:val="00A4407B"/>
    <w:rPr>
      <w:vanish/>
      <w:color w:val="0000FF"/>
    </w:rPr>
  </w:style>
  <w:style w:type="paragraph" w:styleId="TOC2">
    <w:name w:val="toc 2"/>
    <w:basedOn w:val="Normal"/>
    <w:next w:val="Normal"/>
    <w:autoRedefine/>
    <w:uiPriority w:val="39"/>
    <w:rsid w:val="00A4407B"/>
    <w:pPr>
      <w:tabs>
        <w:tab w:val="left" w:pos="851"/>
        <w:tab w:val="right" w:leader="dot" w:pos="9061"/>
      </w:tabs>
      <w:ind w:left="180"/>
    </w:pPr>
    <w:rPr>
      <w:smallCaps/>
      <w:noProof/>
    </w:rPr>
  </w:style>
  <w:style w:type="paragraph" w:customStyle="1" w:styleId="Simpletitle">
    <w:name w:val="Simple title"/>
    <w:basedOn w:val="Normal"/>
    <w:next w:val="Normal"/>
    <w:uiPriority w:val="99"/>
    <w:rsid w:val="00A4407B"/>
    <w:pPr>
      <w:jc w:val="center"/>
    </w:pPr>
    <w:rPr>
      <w:b/>
      <w:bCs/>
      <w:caps/>
    </w:rPr>
  </w:style>
  <w:style w:type="table" w:customStyle="1" w:styleId="Table">
    <w:name w:val="Table"/>
    <w:uiPriority w:val="99"/>
    <w:rsid w:val="00A4407B"/>
    <w:rPr>
      <w:rFonts w:ascii="Trebuchet MS" w:hAnsi="Trebuchet MS"/>
      <w:lang w:val="fr-FR" w:eastAsia="fr-FR"/>
    </w:rPr>
    <w:tblPr>
      <w:tblInd w:w="0" w:type="dxa"/>
      <w:tblBorders>
        <w:top w:val="double" w:sz="2" w:space="0" w:color="auto"/>
        <w:left w:val="double" w:sz="2" w:space="0" w:color="auto"/>
        <w:bottom w:val="double" w:sz="2" w:space="0" w:color="auto"/>
        <w:right w:val="double" w:sz="2" w:space="0" w:color="auto"/>
        <w:insideH w:val="single" w:sz="4" w:space="0" w:color="auto"/>
        <w:insideV w:val="single" w:sz="4" w:space="0" w:color="auto"/>
      </w:tblBorders>
      <w:tblCellMar>
        <w:top w:w="57" w:type="dxa"/>
        <w:left w:w="57" w:type="dxa"/>
        <w:bottom w:w="0" w:type="dxa"/>
        <w:right w:w="57" w:type="dxa"/>
      </w:tblCellMar>
    </w:tblPr>
  </w:style>
  <w:style w:type="character" w:customStyle="1" w:styleId="SaisieparagraphChar">
    <w:name w:val="Saisie (paragraph) Char"/>
    <w:link w:val="Saisieparagraph"/>
    <w:rsid w:val="00857C34"/>
    <w:rPr>
      <w:rFonts w:ascii="Trebuchet MS" w:hAnsi="Trebuchet MS"/>
      <w:sz w:val="22"/>
      <w:szCs w:val="22"/>
      <w:shd w:val="clear" w:color="auto" w:fill="FFFFE7"/>
      <w:lang w:val="en-GB" w:eastAsia="en-GB"/>
    </w:rPr>
  </w:style>
  <w:style w:type="paragraph" w:styleId="ListParagraph">
    <w:name w:val="List Paragraph"/>
    <w:basedOn w:val="Normal"/>
    <w:uiPriority w:val="34"/>
    <w:qFormat/>
    <w:rsid w:val="00857C34"/>
    <w:pPr>
      <w:ind w:left="708"/>
    </w:pPr>
  </w:style>
  <w:style w:type="paragraph" w:styleId="TOC1">
    <w:name w:val="toc 1"/>
    <w:basedOn w:val="Normal"/>
    <w:next w:val="Normal"/>
    <w:autoRedefine/>
    <w:uiPriority w:val="39"/>
    <w:rsid w:val="00A4407B"/>
    <w:pPr>
      <w:tabs>
        <w:tab w:val="left" w:pos="540"/>
        <w:tab w:val="right" w:leader="dot" w:pos="9061"/>
      </w:tabs>
      <w:spacing w:line="240" w:lineRule="auto"/>
    </w:pPr>
    <w:rPr>
      <w:b/>
      <w:caps/>
      <w:noProof/>
    </w:rPr>
  </w:style>
  <w:style w:type="paragraph" w:styleId="TOC3">
    <w:name w:val="toc 3"/>
    <w:basedOn w:val="Normal"/>
    <w:next w:val="Normal"/>
    <w:autoRedefine/>
    <w:uiPriority w:val="39"/>
    <w:rsid w:val="00A4407B"/>
    <w:pPr>
      <w:tabs>
        <w:tab w:val="left" w:pos="1440"/>
        <w:tab w:val="right" w:leader="dot" w:pos="9061"/>
      </w:tabs>
      <w:ind w:left="540"/>
    </w:pPr>
    <w:rPr>
      <w:i/>
      <w:noProof/>
    </w:rPr>
  </w:style>
  <w:style w:type="character" w:styleId="Hyperlink">
    <w:name w:val="Hyperlink"/>
    <w:uiPriority w:val="99"/>
    <w:rsid w:val="00A4407B"/>
    <w:rPr>
      <w:rFonts w:cs="Times New Roman"/>
      <w:color w:val="0000FF"/>
      <w:u w:val="single"/>
    </w:rPr>
  </w:style>
  <w:style w:type="paragraph" w:styleId="BlockText">
    <w:name w:val="Block Text"/>
    <w:basedOn w:val="Normal"/>
    <w:uiPriority w:val="99"/>
    <w:unhideWhenUsed/>
    <w:rsid w:val="001619AA"/>
    <w:pPr>
      <w:spacing w:after="120"/>
      <w:ind w:left="1440" w:right="1440"/>
    </w:pPr>
  </w:style>
  <w:style w:type="paragraph" w:customStyle="1" w:styleId="Conseilsinvisibles">
    <w:name w:val="Conseils (invisibles)"/>
    <w:basedOn w:val="Normal"/>
    <w:rsid w:val="00B87219"/>
    <w:rPr>
      <w:vanish/>
      <w:color w:val="0000FF"/>
    </w:rPr>
  </w:style>
  <w:style w:type="paragraph" w:styleId="BodyTextIndent">
    <w:name w:val="Body Text Indent"/>
    <w:basedOn w:val="Normal"/>
    <w:link w:val="BodyTextIndentChar"/>
    <w:uiPriority w:val="99"/>
    <w:semiHidden/>
    <w:rsid w:val="00A4407B"/>
    <w:pPr>
      <w:spacing w:after="120"/>
      <w:ind w:left="283"/>
    </w:pPr>
  </w:style>
  <w:style w:type="character" w:customStyle="1" w:styleId="BodyTextIndentChar">
    <w:name w:val="Body Text Indent Char"/>
    <w:link w:val="BodyTextIndent"/>
    <w:uiPriority w:val="99"/>
    <w:semiHidden/>
    <w:rsid w:val="00A45D50"/>
    <w:rPr>
      <w:rFonts w:ascii="Trebuchet MS" w:hAnsi="Trebuchet MS"/>
      <w:lang w:val="en-GB" w:eastAsia="en-GB"/>
    </w:rPr>
  </w:style>
  <w:style w:type="paragraph" w:styleId="BodyTextFirstIndent2">
    <w:name w:val="Body Text First Indent 2"/>
    <w:basedOn w:val="BodyTextIndent"/>
    <w:link w:val="BodyTextFirstIndent2Char"/>
    <w:uiPriority w:val="99"/>
    <w:semiHidden/>
    <w:rsid w:val="00A4407B"/>
    <w:pPr>
      <w:ind w:firstLine="210"/>
    </w:pPr>
  </w:style>
  <w:style w:type="character" w:customStyle="1" w:styleId="BodyTextFirstIndent2Char">
    <w:name w:val="Body Text First Indent 2 Char"/>
    <w:link w:val="BodyTextFirstIndent2"/>
    <w:uiPriority w:val="99"/>
    <w:semiHidden/>
    <w:rsid w:val="00A45D50"/>
    <w:rPr>
      <w:rFonts w:ascii="Trebuchet MS" w:hAnsi="Trebuchet MS"/>
      <w:lang w:val="en-GB" w:eastAsia="en-GB"/>
    </w:rPr>
  </w:style>
  <w:style w:type="paragraph" w:styleId="BodyTextIndent2">
    <w:name w:val="Body Text Indent 2"/>
    <w:basedOn w:val="Normal"/>
    <w:link w:val="BodyTextIndent2Char"/>
    <w:uiPriority w:val="99"/>
    <w:semiHidden/>
    <w:rsid w:val="00A4407B"/>
    <w:pPr>
      <w:spacing w:after="120" w:line="480" w:lineRule="auto"/>
      <w:ind w:left="283"/>
    </w:pPr>
  </w:style>
  <w:style w:type="character" w:customStyle="1" w:styleId="BodyTextIndent2Char">
    <w:name w:val="Body Text Indent 2 Char"/>
    <w:link w:val="BodyTextIndent2"/>
    <w:uiPriority w:val="99"/>
    <w:semiHidden/>
    <w:rsid w:val="00A45D50"/>
    <w:rPr>
      <w:rFonts w:ascii="Trebuchet MS" w:hAnsi="Trebuchet MS"/>
      <w:lang w:val="en-GB" w:eastAsia="en-GB"/>
    </w:rPr>
  </w:style>
  <w:style w:type="paragraph" w:styleId="BodyTextIndent3">
    <w:name w:val="Body Text Indent 3"/>
    <w:basedOn w:val="Normal"/>
    <w:link w:val="BodyTextIndent3Char"/>
    <w:uiPriority w:val="99"/>
    <w:semiHidden/>
    <w:rsid w:val="00A4407B"/>
    <w:pPr>
      <w:spacing w:after="120"/>
      <w:ind w:left="283"/>
    </w:pPr>
    <w:rPr>
      <w:sz w:val="16"/>
      <w:szCs w:val="16"/>
    </w:rPr>
  </w:style>
  <w:style w:type="character" w:customStyle="1" w:styleId="BodyTextIndent3Char">
    <w:name w:val="Body Text Indent 3 Char"/>
    <w:link w:val="BodyTextIndent3"/>
    <w:uiPriority w:val="99"/>
    <w:semiHidden/>
    <w:rsid w:val="00A45D50"/>
    <w:rPr>
      <w:rFonts w:ascii="Trebuchet MS" w:hAnsi="Trebuchet MS"/>
      <w:sz w:val="16"/>
      <w:szCs w:val="16"/>
      <w:lang w:val="en-GB" w:eastAsia="en-GB"/>
    </w:rPr>
  </w:style>
  <w:style w:type="paragraph" w:styleId="Closing">
    <w:name w:val="Closing"/>
    <w:basedOn w:val="Normal"/>
    <w:link w:val="ClosingChar"/>
    <w:uiPriority w:val="99"/>
    <w:semiHidden/>
    <w:rsid w:val="00A4407B"/>
    <w:pPr>
      <w:ind w:left="4252"/>
    </w:pPr>
  </w:style>
  <w:style w:type="character" w:customStyle="1" w:styleId="ClosingChar">
    <w:name w:val="Closing Char"/>
    <w:link w:val="Closing"/>
    <w:uiPriority w:val="99"/>
    <w:semiHidden/>
    <w:rsid w:val="00A45D50"/>
    <w:rPr>
      <w:rFonts w:ascii="Trebuchet MS" w:hAnsi="Trebuchet MS"/>
      <w:lang w:val="en-GB" w:eastAsia="en-GB"/>
    </w:rPr>
  </w:style>
  <w:style w:type="paragraph" w:styleId="EnvelopeAddress">
    <w:name w:val="envelope address"/>
    <w:basedOn w:val="Normal"/>
    <w:uiPriority w:val="99"/>
    <w:semiHidden/>
    <w:rsid w:val="00A4407B"/>
    <w:pPr>
      <w:framePr w:w="7920" w:h="1980" w:hRule="exact" w:hSpace="180" w:wrap="auto" w:hAnchor="page" w:xAlign="center" w:yAlign="bottom"/>
      <w:ind w:left="2880"/>
    </w:pPr>
    <w:rPr>
      <w:rFonts w:ascii="Arial" w:hAnsi="Arial" w:cs="Arial"/>
      <w:sz w:val="24"/>
      <w:szCs w:val="24"/>
    </w:rPr>
  </w:style>
  <w:style w:type="paragraph" w:styleId="EnvelopeReturn">
    <w:name w:val="envelope return"/>
    <w:basedOn w:val="Normal"/>
    <w:uiPriority w:val="99"/>
    <w:semiHidden/>
    <w:rsid w:val="00A4407B"/>
    <w:rPr>
      <w:rFonts w:ascii="Arial" w:hAnsi="Arial" w:cs="Arial"/>
      <w:sz w:val="20"/>
      <w:szCs w:val="20"/>
    </w:rPr>
  </w:style>
  <w:style w:type="character" w:styleId="FollowedHyperlink">
    <w:name w:val="FollowedHyperlink"/>
    <w:uiPriority w:val="99"/>
    <w:semiHidden/>
    <w:rsid w:val="00A4407B"/>
    <w:rPr>
      <w:rFonts w:cs="Times New Roman"/>
      <w:color w:val="606420"/>
      <w:u w:val="single"/>
    </w:rPr>
  </w:style>
  <w:style w:type="character" w:styleId="HTMLAcronym">
    <w:name w:val="HTML Acronym"/>
    <w:uiPriority w:val="99"/>
    <w:semiHidden/>
    <w:rsid w:val="00A4407B"/>
    <w:rPr>
      <w:rFonts w:cs="Times New Roman"/>
    </w:rPr>
  </w:style>
  <w:style w:type="paragraph" w:styleId="HTMLAddress">
    <w:name w:val="HTML Address"/>
    <w:basedOn w:val="Normal"/>
    <w:link w:val="HTMLAddressChar"/>
    <w:uiPriority w:val="99"/>
    <w:semiHidden/>
    <w:rsid w:val="00A4407B"/>
    <w:rPr>
      <w:i/>
      <w:iCs/>
    </w:rPr>
  </w:style>
  <w:style w:type="character" w:customStyle="1" w:styleId="HTMLAddressChar">
    <w:name w:val="HTML Address Char"/>
    <w:link w:val="HTMLAddress"/>
    <w:uiPriority w:val="99"/>
    <w:semiHidden/>
    <w:rsid w:val="00A45D50"/>
    <w:rPr>
      <w:rFonts w:ascii="Trebuchet MS" w:hAnsi="Trebuchet MS"/>
      <w:i/>
      <w:iCs/>
      <w:lang w:val="en-GB" w:eastAsia="en-GB"/>
    </w:rPr>
  </w:style>
  <w:style w:type="character" w:styleId="HTMLCite">
    <w:name w:val="HTML Cite"/>
    <w:uiPriority w:val="99"/>
    <w:semiHidden/>
    <w:rsid w:val="00A4407B"/>
    <w:rPr>
      <w:rFonts w:cs="Times New Roman"/>
      <w:i/>
    </w:rPr>
  </w:style>
  <w:style w:type="character" w:styleId="HTMLCode">
    <w:name w:val="HTML Code"/>
    <w:uiPriority w:val="99"/>
    <w:semiHidden/>
    <w:rsid w:val="00A4407B"/>
    <w:rPr>
      <w:rFonts w:ascii="Courier New" w:hAnsi="Courier New" w:cs="Times New Roman"/>
      <w:sz w:val="20"/>
    </w:rPr>
  </w:style>
  <w:style w:type="character" w:styleId="HTMLDefinition">
    <w:name w:val="HTML Definition"/>
    <w:uiPriority w:val="99"/>
    <w:semiHidden/>
    <w:rsid w:val="00A4407B"/>
    <w:rPr>
      <w:rFonts w:cs="Times New Roman"/>
      <w:i/>
    </w:rPr>
  </w:style>
  <w:style w:type="character" w:styleId="HTMLKeyboard">
    <w:name w:val="HTML Keyboard"/>
    <w:uiPriority w:val="99"/>
    <w:semiHidden/>
    <w:rsid w:val="00A4407B"/>
    <w:rPr>
      <w:rFonts w:ascii="Courier New" w:hAnsi="Courier New" w:cs="Times New Roman"/>
      <w:sz w:val="20"/>
    </w:rPr>
  </w:style>
  <w:style w:type="paragraph" w:styleId="HTMLPreformatted">
    <w:name w:val="HTML Preformatted"/>
    <w:basedOn w:val="Normal"/>
    <w:link w:val="HTMLPreformattedChar"/>
    <w:uiPriority w:val="99"/>
    <w:semiHidden/>
    <w:rsid w:val="00A4407B"/>
    <w:rPr>
      <w:rFonts w:ascii="Courier New" w:hAnsi="Courier New" w:cs="Courier New"/>
      <w:sz w:val="20"/>
      <w:szCs w:val="20"/>
    </w:rPr>
  </w:style>
  <w:style w:type="character" w:customStyle="1" w:styleId="HTMLPreformattedChar">
    <w:name w:val="HTML Preformatted Char"/>
    <w:link w:val="HTMLPreformatted"/>
    <w:uiPriority w:val="99"/>
    <w:semiHidden/>
    <w:rsid w:val="00A45D50"/>
    <w:rPr>
      <w:rFonts w:ascii="Courier New" w:hAnsi="Courier New" w:cs="Courier New"/>
      <w:sz w:val="20"/>
      <w:szCs w:val="20"/>
      <w:lang w:val="en-GB" w:eastAsia="en-GB"/>
    </w:rPr>
  </w:style>
  <w:style w:type="character" w:styleId="HTMLSample">
    <w:name w:val="HTML Sample"/>
    <w:uiPriority w:val="99"/>
    <w:semiHidden/>
    <w:rsid w:val="00A4407B"/>
    <w:rPr>
      <w:rFonts w:ascii="Courier New" w:hAnsi="Courier New" w:cs="Times New Roman"/>
    </w:rPr>
  </w:style>
  <w:style w:type="character" w:styleId="HTMLTypewriter">
    <w:name w:val="HTML Typewriter"/>
    <w:uiPriority w:val="99"/>
    <w:semiHidden/>
    <w:rsid w:val="00A4407B"/>
    <w:rPr>
      <w:rFonts w:ascii="Courier New" w:hAnsi="Courier New" w:cs="Times New Roman"/>
      <w:sz w:val="20"/>
    </w:rPr>
  </w:style>
  <w:style w:type="character" w:styleId="HTMLVariable">
    <w:name w:val="HTML Variable"/>
    <w:uiPriority w:val="99"/>
    <w:semiHidden/>
    <w:rsid w:val="00A4407B"/>
    <w:rPr>
      <w:rFonts w:cs="Times New Roman"/>
      <w:i/>
    </w:rPr>
  </w:style>
  <w:style w:type="character" w:styleId="LineNumber">
    <w:name w:val="line number"/>
    <w:uiPriority w:val="99"/>
    <w:semiHidden/>
    <w:rsid w:val="00A4407B"/>
    <w:rPr>
      <w:rFonts w:cs="Times New Roman"/>
    </w:rPr>
  </w:style>
  <w:style w:type="paragraph" w:styleId="List">
    <w:name w:val="List"/>
    <w:basedOn w:val="Normal"/>
    <w:uiPriority w:val="99"/>
    <w:semiHidden/>
    <w:rsid w:val="00A4407B"/>
    <w:pPr>
      <w:ind w:left="283" w:hanging="283"/>
    </w:pPr>
  </w:style>
  <w:style w:type="paragraph" w:styleId="List2">
    <w:name w:val="List 2"/>
    <w:basedOn w:val="Normal"/>
    <w:uiPriority w:val="99"/>
    <w:semiHidden/>
    <w:rsid w:val="00A4407B"/>
    <w:pPr>
      <w:ind w:left="566" w:hanging="283"/>
    </w:pPr>
  </w:style>
  <w:style w:type="paragraph" w:styleId="List3">
    <w:name w:val="List 3"/>
    <w:basedOn w:val="Normal"/>
    <w:uiPriority w:val="99"/>
    <w:semiHidden/>
    <w:rsid w:val="00A4407B"/>
    <w:pPr>
      <w:ind w:left="849" w:hanging="283"/>
    </w:pPr>
  </w:style>
  <w:style w:type="paragraph" w:styleId="List4">
    <w:name w:val="List 4"/>
    <w:basedOn w:val="Normal"/>
    <w:uiPriority w:val="99"/>
    <w:semiHidden/>
    <w:rsid w:val="00A4407B"/>
    <w:pPr>
      <w:ind w:left="1132" w:hanging="283"/>
    </w:pPr>
  </w:style>
  <w:style w:type="paragraph" w:styleId="List5">
    <w:name w:val="List 5"/>
    <w:basedOn w:val="Normal"/>
    <w:uiPriority w:val="99"/>
    <w:semiHidden/>
    <w:rsid w:val="00A4407B"/>
    <w:pPr>
      <w:ind w:left="1415" w:hanging="283"/>
    </w:pPr>
  </w:style>
  <w:style w:type="paragraph" w:styleId="ListBullet">
    <w:name w:val="List Bullet"/>
    <w:basedOn w:val="Normal"/>
    <w:uiPriority w:val="99"/>
    <w:semiHidden/>
    <w:rsid w:val="00A4407B"/>
    <w:pPr>
      <w:tabs>
        <w:tab w:val="num" w:pos="360"/>
      </w:tabs>
      <w:ind w:left="360" w:hanging="360"/>
    </w:pPr>
  </w:style>
  <w:style w:type="paragraph" w:styleId="ListBullet2">
    <w:name w:val="List Bullet 2"/>
    <w:basedOn w:val="Normal"/>
    <w:uiPriority w:val="99"/>
    <w:semiHidden/>
    <w:rsid w:val="00A4407B"/>
    <w:pPr>
      <w:tabs>
        <w:tab w:val="num" w:pos="643"/>
      </w:tabs>
      <w:ind w:left="643" w:hanging="360"/>
    </w:pPr>
  </w:style>
  <w:style w:type="paragraph" w:styleId="ListBullet3">
    <w:name w:val="List Bullet 3"/>
    <w:basedOn w:val="Normal"/>
    <w:uiPriority w:val="99"/>
    <w:semiHidden/>
    <w:rsid w:val="00A4407B"/>
    <w:pPr>
      <w:tabs>
        <w:tab w:val="num" w:pos="926"/>
      </w:tabs>
      <w:ind w:left="926" w:hanging="360"/>
    </w:pPr>
  </w:style>
  <w:style w:type="paragraph" w:styleId="ListBullet4">
    <w:name w:val="List Bullet 4"/>
    <w:basedOn w:val="Normal"/>
    <w:uiPriority w:val="99"/>
    <w:semiHidden/>
    <w:rsid w:val="00A4407B"/>
    <w:pPr>
      <w:tabs>
        <w:tab w:val="num" w:pos="1209"/>
      </w:tabs>
      <w:ind w:left="1209" w:hanging="360"/>
    </w:pPr>
  </w:style>
  <w:style w:type="paragraph" w:styleId="ListBullet5">
    <w:name w:val="List Bullet 5"/>
    <w:basedOn w:val="Normal"/>
    <w:uiPriority w:val="99"/>
    <w:semiHidden/>
    <w:rsid w:val="00A4407B"/>
    <w:pPr>
      <w:tabs>
        <w:tab w:val="num" w:pos="1492"/>
      </w:tabs>
      <w:ind w:left="1492" w:hanging="360"/>
    </w:pPr>
  </w:style>
  <w:style w:type="paragraph" w:styleId="ListContinue">
    <w:name w:val="List Continue"/>
    <w:basedOn w:val="Normal"/>
    <w:uiPriority w:val="99"/>
    <w:semiHidden/>
    <w:rsid w:val="00A4407B"/>
    <w:pPr>
      <w:spacing w:after="120"/>
      <w:ind w:left="283"/>
    </w:pPr>
  </w:style>
  <w:style w:type="paragraph" w:styleId="ListContinue2">
    <w:name w:val="List Continue 2"/>
    <w:basedOn w:val="Normal"/>
    <w:uiPriority w:val="99"/>
    <w:semiHidden/>
    <w:rsid w:val="00A4407B"/>
    <w:pPr>
      <w:spacing w:after="120"/>
      <w:ind w:left="566"/>
    </w:pPr>
  </w:style>
  <w:style w:type="paragraph" w:styleId="ListContinue3">
    <w:name w:val="List Continue 3"/>
    <w:basedOn w:val="Normal"/>
    <w:uiPriority w:val="99"/>
    <w:semiHidden/>
    <w:rsid w:val="00A4407B"/>
    <w:pPr>
      <w:spacing w:after="120"/>
      <w:ind w:left="849"/>
    </w:pPr>
  </w:style>
  <w:style w:type="paragraph" w:styleId="ListContinue4">
    <w:name w:val="List Continue 4"/>
    <w:basedOn w:val="Normal"/>
    <w:uiPriority w:val="99"/>
    <w:semiHidden/>
    <w:rsid w:val="00A4407B"/>
    <w:pPr>
      <w:spacing w:after="120"/>
      <w:ind w:left="1132"/>
    </w:pPr>
  </w:style>
  <w:style w:type="paragraph" w:styleId="ListContinue5">
    <w:name w:val="List Continue 5"/>
    <w:basedOn w:val="Normal"/>
    <w:uiPriority w:val="99"/>
    <w:semiHidden/>
    <w:rsid w:val="00A4407B"/>
    <w:pPr>
      <w:spacing w:after="120"/>
      <w:ind w:left="1415"/>
    </w:pPr>
  </w:style>
  <w:style w:type="paragraph" w:styleId="ListNumber">
    <w:name w:val="List Number"/>
    <w:basedOn w:val="Normal"/>
    <w:uiPriority w:val="99"/>
    <w:semiHidden/>
    <w:rsid w:val="00A4407B"/>
    <w:pPr>
      <w:tabs>
        <w:tab w:val="num" w:pos="360"/>
      </w:tabs>
      <w:ind w:left="360" w:hanging="360"/>
    </w:pPr>
  </w:style>
  <w:style w:type="paragraph" w:styleId="ListNumber2">
    <w:name w:val="List Number 2"/>
    <w:basedOn w:val="Normal"/>
    <w:uiPriority w:val="99"/>
    <w:semiHidden/>
    <w:rsid w:val="00A4407B"/>
    <w:pPr>
      <w:tabs>
        <w:tab w:val="num" w:pos="643"/>
      </w:tabs>
      <w:ind w:left="643" w:hanging="360"/>
    </w:pPr>
  </w:style>
  <w:style w:type="paragraph" w:styleId="ListNumber3">
    <w:name w:val="List Number 3"/>
    <w:basedOn w:val="Normal"/>
    <w:uiPriority w:val="99"/>
    <w:semiHidden/>
    <w:rsid w:val="00A4407B"/>
    <w:pPr>
      <w:tabs>
        <w:tab w:val="num" w:pos="926"/>
      </w:tabs>
      <w:ind w:left="926" w:hanging="360"/>
    </w:pPr>
  </w:style>
  <w:style w:type="paragraph" w:styleId="ListNumber4">
    <w:name w:val="List Number 4"/>
    <w:basedOn w:val="Normal"/>
    <w:uiPriority w:val="99"/>
    <w:semiHidden/>
    <w:rsid w:val="00A4407B"/>
    <w:pPr>
      <w:tabs>
        <w:tab w:val="num" w:pos="1209"/>
      </w:tabs>
      <w:ind w:left="1209" w:hanging="360"/>
    </w:pPr>
  </w:style>
  <w:style w:type="paragraph" w:styleId="ListNumber5">
    <w:name w:val="List Number 5"/>
    <w:basedOn w:val="Normal"/>
    <w:uiPriority w:val="99"/>
    <w:semiHidden/>
    <w:rsid w:val="00A4407B"/>
    <w:pPr>
      <w:tabs>
        <w:tab w:val="num" w:pos="1492"/>
      </w:tabs>
      <w:ind w:left="1492" w:hanging="360"/>
    </w:pPr>
  </w:style>
  <w:style w:type="paragraph" w:styleId="MessageHeader">
    <w:name w:val="Message Header"/>
    <w:basedOn w:val="Normal"/>
    <w:link w:val="MessageHeaderChar"/>
    <w:uiPriority w:val="99"/>
    <w:semiHidden/>
    <w:rsid w:val="00A4407B"/>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sz w:val="24"/>
      <w:szCs w:val="24"/>
    </w:rPr>
  </w:style>
  <w:style w:type="character" w:customStyle="1" w:styleId="MessageHeaderChar">
    <w:name w:val="Message Header Char"/>
    <w:link w:val="MessageHeader"/>
    <w:uiPriority w:val="99"/>
    <w:semiHidden/>
    <w:rsid w:val="00A45D50"/>
    <w:rPr>
      <w:rFonts w:ascii="Cambria" w:eastAsia="Times New Roman" w:hAnsi="Cambria" w:cs="Times New Roman"/>
      <w:sz w:val="24"/>
      <w:szCs w:val="24"/>
      <w:shd w:val="pct20" w:color="auto" w:fill="auto"/>
      <w:lang w:val="en-GB" w:eastAsia="en-GB"/>
    </w:rPr>
  </w:style>
  <w:style w:type="paragraph" w:styleId="NormalWeb">
    <w:name w:val="Normal (Web)"/>
    <w:basedOn w:val="Normal"/>
    <w:uiPriority w:val="99"/>
    <w:semiHidden/>
    <w:rsid w:val="00A4407B"/>
    <w:rPr>
      <w:rFonts w:ascii="Times New Roman" w:hAnsi="Times New Roman"/>
      <w:sz w:val="24"/>
      <w:szCs w:val="24"/>
    </w:rPr>
  </w:style>
  <w:style w:type="paragraph" w:styleId="NormalIndent">
    <w:name w:val="Normal Indent"/>
    <w:basedOn w:val="Normal"/>
    <w:uiPriority w:val="99"/>
    <w:semiHidden/>
    <w:rsid w:val="00A4407B"/>
    <w:pPr>
      <w:ind w:left="720"/>
    </w:pPr>
  </w:style>
  <w:style w:type="paragraph" w:styleId="NoteHeading">
    <w:name w:val="Note Heading"/>
    <w:basedOn w:val="Normal"/>
    <w:next w:val="Normal"/>
    <w:link w:val="NoteHeadingChar"/>
    <w:uiPriority w:val="99"/>
    <w:semiHidden/>
    <w:rsid w:val="00A4407B"/>
  </w:style>
  <w:style w:type="character" w:customStyle="1" w:styleId="NoteHeadingChar">
    <w:name w:val="Note Heading Char"/>
    <w:link w:val="NoteHeading"/>
    <w:uiPriority w:val="99"/>
    <w:semiHidden/>
    <w:rsid w:val="00A45D50"/>
    <w:rPr>
      <w:rFonts w:ascii="Trebuchet MS" w:hAnsi="Trebuchet MS"/>
      <w:lang w:val="en-GB" w:eastAsia="en-GB"/>
    </w:rPr>
  </w:style>
  <w:style w:type="character" w:styleId="PageNumber">
    <w:name w:val="page number"/>
    <w:uiPriority w:val="99"/>
    <w:semiHidden/>
    <w:rsid w:val="00A4407B"/>
    <w:rPr>
      <w:rFonts w:cs="Times New Roman"/>
    </w:rPr>
  </w:style>
  <w:style w:type="paragraph" w:styleId="PlainText">
    <w:name w:val="Plain Text"/>
    <w:basedOn w:val="Normal"/>
    <w:link w:val="PlainTextChar"/>
    <w:uiPriority w:val="99"/>
    <w:semiHidden/>
    <w:rsid w:val="00A4407B"/>
    <w:rPr>
      <w:rFonts w:ascii="Courier New" w:hAnsi="Courier New" w:cs="Courier New"/>
      <w:sz w:val="20"/>
      <w:szCs w:val="20"/>
    </w:rPr>
  </w:style>
  <w:style w:type="character" w:customStyle="1" w:styleId="PlainTextChar">
    <w:name w:val="Plain Text Char"/>
    <w:link w:val="PlainText"/>
    <w:uiPriority w:val="99"/>
    <w:semiHidden/>
    <w:rsid w:val="00A45D50"/>
    <w:rPr>
      <w:rFonts w:ascii="Courier New" w:hAnsi="Courier New" w:cs="Courier New"/>
      <w:sz w:val="20"/>
      <w:szCs w:val="20"/>
      <w:lang w:val="en-GB" w:eastAsia="en-GB"/>
    </w:rPr>
  </w:style>
  <w:style w:type="paragraph" w:styleId="Salutation">
    <w:name w:val="Salutation"/>
    <w:basedOn w:val="Normal"/>
    <w:next w:val="Normal"/>
    <w:link w:val="SalutationChar"/>
    <w:uiPriority w:val="99"/>
    <w:semiHidden/>
    <w:rsid w:val="00A4407B"/>
  </w:style>
  <w:style w:type="character" w:customStyle="1" w:styleId="SalutationChar">
    <w:name w:val="Salutation Char"/>
    <w:link w:val="Salutation"/>
    <w:uiPriority w:val="99"/>
    <w:semiHidden/>
    <w:rsid w:val="00A45D50"/>
    <w:rPr>
      <w:rFonts w:ascii="Trebuchet MS" w:hAnsi="Trebuchet MS"/>
      <w:lang w:val="en-GB" w:eastAsia="en-GB"/>
    </w:rPr>
  </w:style>
  <w:style w:type="paragraph" w:styleId="Signature">
    <w:name w:val="Signature"/>
    <w:basedOn w:val="Normal"/>
    <w:link w:val="SignatureChar"/>
    <w:uiPriority w:val="99"/>
    <w:semiHidden/>
    <w:rsid w:val="00A4407B"/>
    <w:pPr>
      <w:ind w:left="4252"/>
    </w:pPr>
  </w:style>
  <w:style w:type="character" w:customStyle="1" w:styleId="SignatureChar">
    <w:name w:val="Signature Char"/>
    <w:link w:val="Signature"/>
    <w:uiPriority w:val="99"/>
    <w:semiHidden/>
    <w:rsid w:val="00A45D50"/>
    <w:rPr>
      <w:rFonts w:ascii="Trebuchet MS" w:hAnsi="Trebuchet MS"/>
      <w:lang w:val="en-GB" w:eastAsia="en-GB"/>
    </w:rPr>
  </w:style>
  <w:style w:type="character" w:styleId="Strong">
    <w:name w:val="Strong"/>
    <w:uiPriority w:val="99"/>
    <w:qFormat/>
    <w:rsid w:val="00A4407B"/>
    <w:rPr>
      <w:rFonts w:cs="Times New Roman"/>
      <w:b/>
    </w:rPr>
  </w:style>
  <w:style w:type="paragraph" w:styleId="Subtitle">
    <w:name w:val="Subtitle"/>
    <w:basedOn w:val="Normal"/>
    <w:link w:val="SubtitleChar"/>
    <w:uiPriority w:val="99"/>
    <w:qFormat/>
    <w:rsid w:val="00A4407B"/>
    <w:pPr>
      <w:spacing w:after="60"/>
      <w:jc w:val="center"/>
      <w:outlineLvl w:val="1"/>
    </w:pPr>
    <w:rPr>
      <w:rFonts w:ascii="Arial" w:hAnsi="Arial" w:cs="Arial"/>
      <w:sz w:val="24"/>
      <w:szCs w:val="24"/>
    </w:rPr>
  </w:style>
  <w:style w:type="character" w:customStyle="1" w:styleId="SubtitleChar">
    <w:name w:val="Subtitle Char"/>
    <w:link w:val="Subtitle"/>
    <w:uiPriority w:val="11"/>
    <w:rsid w:val="00A45D50"/>
    <w:rPr>
      <w:rFonts w:ascii="Cambria" w:eastAsia="Times New Roman" w:hAnsi="Cambria" w:cs="Times New Roman"/>
      <w:sz w:val="24"/>
      <w:szCs w:val="24"/>
      <w:lang w:val="en-GB" w:eastAsia="en-GB"/>
    </w:rPr>
  </w:style>
  <w:style w:type="table" w:styleId="Table3Deffects1">
    <w:name w:val="Table 3D effects 1"/>
    <w:basedOn w:val="TableNormal"/>
    <w:uiPriority w:val="99"/>
    <w:semiHidden/>
    <w:rsid w:val="00A4407B"/>
    <w:pPr>
      <w:spacing w:before="120" w:line="288" w:lineRule="auto"/>
      <w:jc w:val="both"/>
    </w:pPr>
    <w:tblPr/>
    <w:tcPr>
      <w:shd w:val="solid" w:color="C0C0C0" w:fill="FFFFFF"/>
    </w:tcPr>
    <w:tblStylePr w:type="firstRow">
      <w:rPr>
        <w:rFonts w:cs="Times New Roman"/>
        <w:b/>
        <w:bCs/>
        <w:color w:val="800080"/>
      </w:rPr>
      <w:tblPr/>
      <w:tcPr>
        <w:tcBorders>
          <w:bottom w:val="single" w:sz="6" w:space="0" w:color="808080"/>
          <w:tl2br w:val="none" w:sz="0" w:space="0" w:color="auto"/>
          <w:tr2bl w:val="none" w:sz="0" w:space="0" w:color="auto"/>
        </w:tcBorders>
      </w:tcPr>
    </w:tblStylePr>
    <w:tblStylePr w:type="lastRow">
      <w:rPr>
        <w:rFonts w:cs="Times New Roman"/>
      </w:rPr>
      <w:tblPr/>
      <w:tcPr>
        <w:tcBorders>
          <w:top w:val="single" w:sz="6" w:space="0" w:color="FFFFFF"/>
          <w:tl2br w:val="none" w:sz="0" w:space="0" w:color="auto"/>
          <w:tr2bl w:val="none" w:sz="0" w:space="0" w:color="auto"/>
        </w:tcBorders>
      </w:tcPr>
    </w:tblStylePr>
    <w:tblStylePr w:type="firstCol">
      <w:rPr>
        <w:rFonts w:cs="Times New Roman"/>
        <w:b/>
        <w:bCs/>
      </w:rPr>
      <w:tblPr/>
      <w:tcPr>
        <w:tcBorders>
          <w:right w:val="single" w:sz="6" w:space="0" w:color="808080"/>
          <w:tl2br w:val="none" w:sz="0" w:space="0" w:color="auto"/>
          <w:tr2bl w:val="none" w:sz="0" w:space="0" w:color="auto"/>
        </w:tcBorders>
      </w:tcPr>
    </w:tblStylePr>
    <w:tblStylePr w:type="lastCol">
      <w:rPr>
        <w:rFonts w:cs="Times New Roman"/>
      </w:rPr>
      <w:tblPr/>
      <w:tcPr>
        <w:tcBorders>
          <w:left w:val="single" w:sz="6" w:space="0" w:color="FFFFFF"/>
          <w:tl2br w:val="none" w:sz="0" w:space="0" w:color="auto"/>
          <w:tr2bl w:val="none" w:sz="0" w:space="0" w:color="auto"/>
        </w:tcBorders>
      </w:tcPr>
    </w:tblStylePr>
    <w:tblStylePr w:type="neCell">
      <w:rPr>
        <w:rFonts w:cs="Times New Roman"/>
      </w:rPr>
      <w:tblPr/>
      <w:tcPr>
        <w:tcBorders>
          <w:left w:val="none" w:sz="0" w:space="0" w:color="auto"/>
          <w:bottom w:val="none" w:sz="0" w:space="0" w:color="auto"/>
          <w:tl2br w:val="none" w:sz="0" w:space="0" w:color="auto"/>
          <w:tr2bl w:val="none" w:sz="0" w:space="0" w:color="auto"/>
        </w:tcBorders>
      </w:tcPr>
    </w:tblStylePr>
    <w:tblStylePr w:type="nwCell">
      <w:rPr>
        <w:rFonts w:cs="Times New Roman"/>
      </w:rPr>
      <w:tblPr/>
      <w:tcPr>
        <w:tcBorders>
          <w:bottom w:val="none" w:sz="0" w:space="0" w:color="auto"/>
          <w:right w:val="none" w:sz="0" w:space="0" w:color="auto"/>
          <w:tl2br w:val="none" w:sz="0" w:space="0" w:color="auto"/>
          <w:tr2bl w:val="none" w:sz="0" w:space="0" w:color="auto"/>
        </w:tcBorders>
      </w:tcPr>
    </w:tblStylePr>
    <w:tblStylePr w:type="seCell">
      <w:rPr>
        <w:rFonts w:cs="Times New Roman"/>
      </w:rPr>
      <w:tblPr/>
      <w:tcPr>
        <w:tcBorders>
          <w:top w:val="none" w:sz="0" w:space="0" w:color="auto"/>
          <w:left w:val="none" w:sz="0" w:space="0" w:color="auto"/>
          <w:tl2br w:val="none" w:sz="0" w:space="0" w:color="auto"/>
          <w:tr2bl w:val="none" w:sz="0" w:space="0" w:color="auto"/>
        </w:tcBorders>
      </w:tcPr>
    </w:tblStylePr>
    <w:tblStylePr w:type="swCell">
      <w:rPr>
        <w:rFonts w:cs="Times New Roman"/>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rsid w:val="00A4407B"/>
    <w:pPr>
      <w:spacing w:before="120" w:line="288" w:lineRule="auto"/>
      <w:jc w:val="both"/>
    </w:pPr>
    <w:tblPr>
      <w:tblStyleRowBandSize w:val="1"/>
    </w:tblPr>
    <w:tcPr>
      <w:shd w:val="solid" w:color="C0C0C0" w:fill="FFFFFF"/>
    </w:tcPr>
    <w:tblStylePr w:type="firstRow">
      <w:rPr>
        <w:rFonts w:cs="Times New Roman"/>
        <w:b/>
        <w:bCs/>
      </w:rPr>
      <w:tblPr/>
      <w:tcPr>
        <w:tcBorders>
          <w:tl2br w:val="none" w:sz="0" w:space="0" w:color="auto"/>
          <w:tr2bl w:val="none" w:sz="0" w:space="0" w:color="auto"/>
        </w:tcBorders>
      </w:tcPr>
    </w:tblStylePr>
    <w:tblStylePr w:type="firstCol">
      <w:rPr>
        <w:rFonts w:cs="Times New Roman"/>
      </w:rPr>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rPr>
        <w:rFonts w:cs="Times New Roman"/>
      </w:rPr>
      <w:tblPr/>
      <w:tcPr>
        <w:tcBorders>
          <w:right w:val="single" w:sz="6" w:space="0" w:color="FFFFFF"/>
          <w:tl2br w:val="none" w:sz="0" w:space="0" w:color="auto"/>
          <w:tr2bl w:val="none" w:sz="0" w:space="0" w:color="auto"/>
        </w:tcBorders>
      </w:tcPr>
    </w:tblStylePr>
    <w:tblStylePr w:type="band1Horz">
      <w:rPr>
        <w:rFonts w:cs="Times New Roman"/>
      </w:rPr>
      <w:tblPr/>
      <w:tcPr>
        <w:tcBorders>
          <w:top w:val="single" w:sz="6" w:space="0" w:color="808080"/>
          <w:bottom w:val="single" w:sz="6" w:space="0" w:color="FFFFFF"/>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rsid w:val="00A4407B"/>
    <w:pPr>
      <w:spacing w:before="120" w:line="288" w:lineRule="auto"/>
      <w:jc w:val="both"/>
    </w:pPr>
    <w:tblPr>
      <w:tblStyleRowBandSize w:val="1"/>
      <w:tblStyleColBandSize w:val="1"/>
    </w:tblPr>
    <w:tblStylePr w:type="firstRow">
      <w:rPr>
        <w:rFonts w:cs="Times New Roman"/>
        <w:b/>
        <w:bCs/>
      </w:rPr>
      <w:tblPr/>
      <w:tcPr>
        <w:tcBorders>
          <w:tl2br w:val="none" w:sz="0" w:space="0" w:color="auto"/>
          <w:tr2bl w:val="none" w:sz="0" w:space="0" w:color="auto"/>
        </w:tcBorders>
      </w:tcPr>
    </w:tblStylePr>
    <w:tblStylePr w:type="firstCol">
      <w:rPr>
        <w:rFonts w:cs="Times New Roman"/>
      </w:rPr>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rPr>
        <w:rFonts w:cs="Times New Roman"/>
      </w:rPr>
      <w:tblPr/>
      <w:tcPr>
        <w:tcBorders>
          <w:right w:val="single" w:sz="6" w:space="0" w:color="FFFFFF"/>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Pr/>
      <w:tcPr>
        <w:shd w:val="pct50" w:color="C0C0C0" w:fill="FFFFFF"/>
      </w:tcPr>
    </w:tblStylePr>
    <w:tblStylePr w:type="band1Horz">
      <w:rPr>
        <w:rFonts w:cs="Times New Roman"/>
      </w:rPr>
      <w:tblPr/>
      <w:tcPr>
        <w:tcBorders>
          <w:top w:val="single" w:sz="6" w:space="0" w:color="808080"/>
          <w:bottom w:val="single" w:sz="6" w:space="0" w:color="FFFFFF"/>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Classic1">
    <w:name w:val="Table Classic 1"/>
    <w:basedOn w:val="TableNormal"/>
    <w:uiPriority w:val="99"/>
    <w:semiHidden/>
    <w:rsid w:val="00A4407B"/>
    <w:pPr>
      <w:spacing w:before="120" w:line="288" w:lineRule="auto"/>
      <w:jc w:val="both"/>
    </w:pPr>
    <w:tblPr>
      <w:tblBorders>
        <w:top w:val="single" w:sz="12" w:space="0" w:color="000000"/>
        <w:bottom w:val="single" w:sz="12" w:space="0" w:color="000000"/>
      </w:tblBorders>
    </w:tblPr>
    <w:tblStylePr w:type="firstRow">
      <w:rPr>
        <w:rFonts w:cs="Times New Roman"/>
        <w:i/>
        <w:iCs/>
      </w:rPr>
      <w:tblPr/>
      <w:tcPr>
        <w:tcBorders>
          <w:bottom w:val="single" w:sz="6" w:space="0" w:color="000000"/>
          <w:tl2br w:val="none" w:sz="0" w:space="0" w:color="auto"/>
          <w:tr2bl w:val="none" w:sz="0" w:space="0" w:color="auto"/>
        </w:tcBorders>
      </w:tcPr>
    </w:tblStylePr>
    <w:tblStylePr w:type="lastRow">
      <w:rPr>
        <w:rFonts w:cs="Times New Roman"/>
        <w:color w:val="auto"/>
      </w:rPr>
      <w:tblPr/>
      <w:tcPr>
        <w:tcBorders>
          <w:top w:val="single" w:sz="6" w:space="0" w:color="000000"/>
          <w:tl2br w:val="none" w:sz="0" w:space="0" w:color="auto"/>
          <w:tr2bl w:val="none" w:sz="0" w:space="0" w:color="auto"/>
        </w:tcBorders>
      </w:tcPr>
    </w:tblStylePr>
    <w:tblStylePr w:type="firstCol">
      <w:rPr>
        <w:rFonts w:cs="Times New Roman"/>
      </w:rPr>
      <w:tblPr/>
      <w:tcPr>
        <w:tcBorders>
          <w:right w:val="single" w:sz="6" w:space="0" w:color="000000"/>
          <w:tl2br w:val="none" w:sz="0" w:space="0" w:color="auto"/>
          <w:tr2bl w:val="none" w:sz="0" w:space="0" w:color="auto"/>
        </w:tcBorders>
      </w:tcPr>
    </w:tblStylePr>
    <w:tblStylePr w:type="neCell">
      <w:rPr>
        <w:rFonts w:cs="Times New Roman"/>
        <w:b/>
        <w:bCs/>
        <w:i w:val="0"/>
        <w:iCs w:val="0"/>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Classic2">
    <w:name w:val="Table Classic 2"/>
    <w:basedOn w:val="TableNormal"/>
    <w:uiPriority w:val="99"/>
    <w:semiHidden/>
    <w:rsid w:val="00A4407B"/>
    <w:pPr>
      <w:spacing w:before="120" w:line="288" w:lineRule="auto"/>
      <w:jc w:val="both"/>
    </w:pPr>
    <w:tblPr>
      <w:tblBorders>
        <w:top w:val="single" w:sz="12" w:space="0" w:color="000000"/>
        <w:bottom w:val="single" w:sz="12" w:space="0" w:color="000000"/>
      </w:tblBorders>
    </w:tblPr>
    <w:tblStylePr w:type="firstRow">
      <w:rPr>
        <w:rFonts w:cs="Times New Roman"/>
        <w:color w:val="FFFFFF"/>
      </w:rPr>
      <w:tblPr/>
      <w:tcPr>
        <w:tcBorders>
          <w:bottom w:val="single" w:sz="6" w:space="0" w:color="000000"/>
          <w:tl2br w:val="none" w:sz="0" w:space="0" w:color="auto"/>
          <w:tr2bl w:val="none" w:sz="0" w:space="0" w:color="auto"/>
        </w:tcBorders>
        <w:shd w:val="solid" w:color="800080" w:fill="FFFFFF"/>
      </w:tcPr>
    </w:tblStylePr>
    <w:tblStylePr w:type="lastRow">
      <w:rPr>
        <w:rFonts w:cs="Times New Roman"/>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shd w:val="solid" w:color="C0C0C0" w:fill="FFFFFF"/>
      </w:tcPr>
    </w:tblStylePr>
    <w:tblStylePr w:type="neCell">
      <w:rPr>
        <w:rFonts w:cs="Times New Roman"/>
        <w:b/>
        <w:bCs/>
      </w:rPr>
      <w:tblPr/>
      <w:tcPr>
        <w:tcBorders>
          <w:tl2br w:val="none" w:sz="0" w:space="0" w:color="auto"/>
          <w:tr2bl w:val="none" w:sz="0" w:space="0" w:color="auto"/>
        </w:tcBorders>
      </w:tcPr>
    </w:tblStylePr>
    <w:tblStylePr w:type="nwCell">
      <w:rPr>
        <w:rFonts w:cs="Times New Roman"/>
      </w:rPr>
      <w:tblPr/>
      <w:tcPr>
        <w:tcBorders>
          <w:tl2br w:val="none" w:sz="0" w:space="0" w:color="auto"/>
          <w:tr2bl w:val="none" w:sz="0" w:space="0" w:color="auto"/>
        </w:tcBorders>
        <w:shd w:val="solid" w:color="800080" w:fill="FFFFFF"/>
      </w:tcPr>
    </w:tblStylePr>
    <w:tblStylePr w:type="swCell">
      <w:rPr>
        <w:rFonts w:cs="Times New Roman"/>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rsid w:val="00A4407B"/>
    <w:pPr>
      <w:spacing w:before="120" w:line="288" w:lineRule="auto"/>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rFonts w:cs="Times New Roman"/>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rFonts w:cs="Times New Roman"/>
        <w:color w:val="000080"/>
      </w:rPr>
      <w:tblPr/>
      <w:tcPr>
        <w:tcBorders>
          <w:top w:val="single" w:sz="12" w:space="0" w:color="000000"/>
          <w:tl2br w:val="none" w:sz="0" w:space="0" w:color="auto"/>
          <w:tr2bl w:val="none" w:sz="0" w:space="0" w:color="auto"/>
        </w:tcBorders>
        <w:shd w:val="solid" w:color="FFFFFF" w:fill="FFFFFF"/>
      </w:tcPr>
    </w:tblStylePr>
    <w:tblStylePr w:type="firstCol">
      <w:rPr>
        <w:rFonts w:cs="Times New Roman"/>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rsid w:val="00A4407B"/>
    <w:pPr>
      <w:spacing w:before="120" w:line="288" w:lineRule="auto"/>
      <w:jc w:val="both"/>
    </w:pPr>
    <w:tblPr>
      <w:tblBorders>
        <w:top w:val="single" w:sz="12" w:space="0" w:color="000000"/>
        <w:left w:val="single" w:sz="6" w:space="0" w:color="000000"/>
        <w:bottom w:val="single" w:sz="12" w:space="0" w:color="000000"/>
        <w:right w:val="single" w:sz="6" w:space="0" w:color="000000"/>
      </w:tblBorders>
    </w:tblPr>
    <w:tblStylePr w:type="firstRow">
      <w:rPr>
        <w:rFonts w:cs="Times New Roman"/>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rFonts w:cs="Times New Roman"/>
        <w:color w:val="000080"/>
      </w:rPr>
      <w:tblPr/>
      <w:tcPr>
        <w:tcBorders>
          <w:bottom w:val="single" w:sz="6" w:space="0" w:color="000000"/>
          <w:tl2br w:val="none" w:sz="0" w:space="0" w:color="auto"/>
          <w:tr2bl w:val="none" w:sz="0" w:space="0" w:color="auto"/>
        </w:tcBorders>
        <w:shd w:val="pct50" w:color="000000" w:fill="FFFFFF"/>
      </w:tcPr>
    </w:tblStylePr>
    <w:tblStylePr w:type="firstCol">
      <w:rPr>
        <w:rFonts w:cs="Times New Roman"/>
        <w:b/>
        <w:bCs/>
      </w:rPr>
      <w:tblPr/>
      <w:tcPr>
        <w:tcBorders>
          <w:tl2br w:val="none" w:sz="0" w:space="0" w:color="auto"/>
          <w:tr2bl w:val="none" w:sz="0" w:space="0" w:color="auto"/>
        </w:tcBorders>
      </w:tcPr>
    </w:tblStylePr>
    <w:tblStylePr w:type="nwCell">
      <w:rPr>
        <w:rFonts w:cs="Times New Roman"/>
        <w:b/>
        <w:bCs/>
      </w:rPr>
      <w:tblPr/>
      <w:tcPr>
        <w:tcBorders>
          <w:tl2br w:val="none" w:sz="0" w:space="0" w:color="auto"/>
          <w:tr2bl w:val="none" w:sz="0" w:space="0" w:color="auto"/>
        </w:tcBorders>
      </w:tcPr>
    </w:tblStylePr>
    <w:tblStylePr w:type="swCell">
      <w:rPr>
        <w:rFonts w:cs="Times New Roman"/>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rsid w:val="00A4407B"/>
    <w:pPr>
      <w:spacing w:before="120" w:line="288" w:lineRule="auto"/>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rFonts w:cs="Times New Roman"/>
        <w:b/>
        <w:bCs/>
        <w:i/>
        <w:iCs/>
      </w:rPr>
      <w:tblPr/>
      <w:tcPr>
        <w:tcBorders>
          <w:tl2br w:val="none" w:sz="0" w:space="0" w:color="auto"/>
          <w:tr2bl w:val="none" w:sz="0" w:space="0" w:color="auto"/>
        </w:tcBorders>
        <w:shd w:val="solid" w:color="000000" w:fill="FFFFFF"/>
      </w:tcPr>
    </w:tblStylePr>
    <w:tblStylePr w:type="firstCol">
      <w:rPr>
        <w:rFonts w:cs="Times New Roman"/>
        <w:b/>
        <w:bCs/>
        <w:i/>
        <w:iCs/>
      </w:rPr>
      <w:tblPr/>
      <w:tcPr>
        <w:tcBorders>
          <w:tl2br w:val="none" w:sz="0" w:space="0" w:color="auto"/>
          <w:tr2bl w:val="none" w:sz="0" w:space="0" w:color="auto"/>
        </w:tcBorders>
        <w:shd w:val="solid" w:color="000080" w:fill="FFFFFF"/>
      </w:tcPr>
    </w:tblStylePr>
    <w:tblStylePr w:type="nwCell">
      <w:rPr>
        <w:rFonts w:cs="Times New Roman"/>
      </w:rPr>
      <w:tblPr/>
      <w:tcPr>
        <w:tcBorders>
          <w:tl2br w:val="none" w:sz="0" w:space="0" w:color="auto"/>
          <w:tr2bl w:val="none" w:sz="0" w:space="0" w:color="auto"/>
        </w:tcBorders>
        <w:shd w:val="solid" w:color="000000" w:fill="FFFFFF"/>
      </w:tcPr>
    </w:tblStylePr>
    <w:tblStylePr w:type="swCell">
      <w:rPr>
        <w:rFonts w:cs="Times New Roman"/>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rsid w:val="00A4407B"/>
    <w:pPr>
      <w:spacing w:before="120" w:line="288" w:lineRule="auto"/>
      <w:jc w:val="both"/>
    </w:pPr>
    <w:tblPr>
      <w:tblBorders>
        <w:bottom w:val="single" w:sz="12" w:space="0" w:color="000000"/>
      </w:tblBorders>
    </w:tblPr>
    <w:tcPr>
      <w:shd w:val="pct20" w:color="FFFF00" w:fill="FFFFFF"/>
    </w:tcPr>
    <w:tblStylePr w:type="firstRow">
      <w:rPr>
        <w:rFonts w:cs="Times New Roman"/>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rFonts w:cs="Times New Roman"/>
        <w:b/>
        <w:bCs/>
        <w:i/>
        <w:iCs/>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shd w:val="solid" w:color="C0C0C0" w:fill="FFFFFF"/>
      </w:tcPr>
    </w:tblStylePr>
    <w:tblStylePr w:type="swCell">
      <w:rPr>
        <w:rFonts w:cs="Times New Roman"/>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rsid w:val="00A4407B"/>
    <w:pPr>
      <w:spacing w:before="120" w:line="288" w:lineRule="auto"/>
      <w:jc w:val="both"/>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rPr>
        <w:rFonts w:cs="Times New Roman"/>
      </w:rPr>
      <w:tblPr/>
      <w:tcPr>
        <w:tcBorders>
          <w:bottom w:val="single" w:sz="6" w:space="0" w:color="000000"/>
          <w:tl2br w:val="none" w:sz="0" w:space="0" w:color="auto"/>
          <w:tr2bl w:val="none" w:sz="0" w:space="0" w:color="auto"/>
        </w:tcBorders>
        <w:shd w:val="solid" w:color="008080" w:fill="FFFFFF"/>
      </w:tcPr>
    </w:tblStylePr>
    <w:tblStylePr w:type="firstCol">
      <w:rPr>
        <w:rFonts w:cs="Times New Roman"/>
      </w:rPr>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rFonts w:cs="Times New Roman"/>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rsid w:val="00A4407B"/>
    <w:pPr>
      <w:spacing w:before="120" w:line="288" w:lineRule="auto"/>
      <w:jc w:val="both"/>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rFonts w:cs="Times New Roman"/>
        <w:b w:val="0"/>
        <w:bCs w:val="0"/>
      </w:rPr>
      <w:tblPr/>
      <w:tcPr>
        <w:tcBorders>
          <w:bottom w:val="double" w:sz="6" w:space="0" w:color="000000"/>
          <w:tl2br w:val="none" w:sz="0" w:space="0" w:color="auto"/>
          <w:tr2bl w:val="none" w:sz="0" w:space="0" w:color="auto"/>
        </w:tcBorders>
      </w:tcPr>
    </w:tblStylePr>
    <w:tblStylePr w:type="lastRow">
      <w:rPr>
        <w:rFonts w:cs="Times New Roman"/>
        <w:b w:val="0"/>
        <w:bCs w:val="0"/>
      </w:rPr>
      <w:tblPr/>
      <w:tcPr>
        <w:tcBorders>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pct25" w:color="000000" w:fill="FFFFFF"/>
      </w:tcPr>
    </w:tblStylePr>
    <w:tblStylePr w:type="band2Vert">
      <w:rPr>
        <w:rFonts w:cs="Times New Roman"/>
        <w:color w:val="auto"/>
      </w:rPr>
      <w:tblPr/>
      <w:tcPr>
        <w:shd w:val="pct25" w:color="FFFF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Columns2">
    <w:name w:val="Table Columns 2"/>
    <w:basedOn w:val="TableNormal"/>
    <w:uiPriority w:val="99"/>
    <w:semiHidden/>
    <w:rsid w:val="00A4407B"/>
    <w:pPr>
      <w:spacing w:before="120" w:line="288" w:lineRule="auto"/>
      <w:jc w:val="both"/>
    </w:pPr>
    <w:rPr>
      <w:b/>
      <w:bCs/>
    </w:rPr>
    <w:tblPr>
      <w:tblStyleColBandSize w:val="1"/>
    </w:tblPr>
    <w:tblStylePr w:type="firstRow">
      <w:rPr>
        <w:rFonts w:cs="Times New Roman"/>
        <w:color w:val="FFFFFF"/>
      </w:rPr>
      <w:tblPr/>
      <w:tcPr>
        <w:tcBorders>
          <w:tl2br w:val="none" w:sz="0" w:space="0" w:color="auto"/>
          <w:tr2bl w:val="none" w:sz="0" w:space="0" w:color="auto"/>
        </w:tcBorders>
        <w:shd w:val="solid" w:color="000080" w:fill="FFFFFF"/>
      </w:tcPr>
    </w:tblStylePr>
    <w:tblStylePr w:type="lastRow">
      <w:rPr>
        <w:rFonts w:cs="Times New Roman"/>
        <w:b w:val="0"/>
        <w:bCs w:val="0"/>
      </w:rPr>
      <w:tblPr/>
      <w:tcPr>
        <w:tcBorders>
          <w:tl2br w:val="none" w:sz="0" w:space="0" w:color="auto"/>
          <w:tr2bl w:val="none" w:sz="0" w:space="0" w:color="auto"/>
        </w:tcBorders>
      </w:tcPr>
    </w:tblStylePr>
    <w:tblStylePr w:type="firstCol">
      <w:rPr>
        <w:rFonts w:cs="Times New Roman"/>
        <w:b w:val="0"/>
        <w:bCs w:val="0"/>
        <w:color w:val="00000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pct30" w:color="000000" w:fill="FFFFFF"/>
      </w:tcPr>
    </w:tblStylePr>
    <w:tblStylePr w:type="band2Vert">
      <w:rPr>
        <w:rFonts w:cs="Times New Roman"/>
        <w:color w:val="auto"/>
      </w:rPr>
      <w:tblPr/>
      <w:tcPr>
        <w:shd w:val="pct25" w:color="00FF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Columns3">
    <w:name w:val="Table Columns 3"/>
    <w:basedOn w:val="TableNormal"/>
    <w:uiPriority w:val="99"/>
    <w:semiHidden/>
    <w:rsid w:val="00A4407B"/>
    <w:pPr>
      <w:spacing w:before="120" w:line="288" w:lineRule="auto"/>
      <w:jc w:val="both"/>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rFonts w:cs="Times New Roman"/>
        <w:color w:val="FFFFFF"/>
      </w:rPr>
      <w:tblPr/>
      <w:tcPr>
        <w:tcBorders>
          <w:tl2br w:val="none" w:sz="0" w:space="0" w:color="auto"/>
          <w:tr2bl w:val="none" w:sz="0" w:space="0" w:color="auto"/>
        </w:tcBorders>
        <w:shd w:val="solid" w:color="000080" w:fill="FFFFFF"/>
      </w:tcPr>
    </w:tblStylePr>
    <w:tblStylePr w:type="lastRow">
      <w:rPr>
        <w:rFonts w:cs="Times New Roman"/>
        <w:b w:val="0"/>
        <w:bCs w:val="0"/>
      </w:rPr>
      <w:tblPr/>
      <w:tcPr>
        <w:tcBorders>
          <w:top w:val="single" w:sz="6" w:space="0" w:color="000080"/>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Pr/>
      <w:tcPr>
        <w:shd w:val="pct10" w:color="000000" w:fill="FFFFFF"/>
      </w:tcPr>
    </w:tblStylePr>
    <w:tblStylePr w:type="neCell">
      <w:rPr>
        <w:rFonts w:cs="Times New Roman"/>
        <w:b/>
        <w:bCs/>
      </w:rPr>
      <w:tblPr/>
      <w:tcPr>
        <w:tcBorders>
          <w:tl2br w:val="none" w:sz="0" w:space="0" w:color="auto"/>
          <w:tr2bl w:val="none" w:sz="0" w:space="0" w:color="auto"/>
        </w:tcBorders>
      </w:tcPr>
    </w:tblStylePr>
  </w:style>
  <w:style w:type="table" w:styleId="TableColumns4">
    <w:name w:val="Table Columns 4"/>
    <w:basedOn w:val="TableNormal"/>
    <w:uiPriority w:val="99"/>
    <w:semiHidden/>
    <w:rsid w:val="00A4407B"/>
    <w:pPr>
      <w:spacing w:before="120" w:line="288" w:lineRule="auto"/>
      <w:jc w:val="both"/>
    </w:pPr>
    <w:tblPr>
      <w:tblStyleColBandSize w:val="1"/>
    </w:tblPr>
    <w:tblStylePr w:type="firstRow">
      <w:rPr>
        <w:rFonts w:cs="Times New Roman"/>
        <w:color w:val="FFFFFF"/>
      </w:rPr>
      <w:tblPr/>
      <w:tcPr>
        <w:tcBorders>
          <w:tl2br w:val="none" w:sz="0" w:space="0" w:color="auto"/>
          <w:tr2bl w:val="none" w:sz="0" w:space="0" w:color="auto"/>
        </w:tcBorders>
        <w:shd w:val="solid" w:color="0000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Vert">
      <w:rPr>
        <w:rFonts w:cs="Times New Roman"/>
        <w:color w:val="auto"/>
      </w:rPr>
      <w:tblPr/>
      <w:tcPr>
        <w:shd w:val="pct50" w:color="008080" w:fill="FFFFFF"/>
      </w:tcPr>
    </w:tblStylePr>
    <w:tblStylePr w:type="band2Vert">
      <w:rPr>
        <w:rFonts w:cs="Times New Roman"/>
        <w:color w:val="auto"/>
      </w:rPr>
      <w:tblPr/>
      <w:tcPr>
        <w:shd w:val="pct10" w:color="000000" w:fill="FFFFFF"/>
      </w:tcPr>
    </w:tblStylePr>
  </w:style>
  <w:style w:type="table" w:styleId="TableColumns5">
    <w:name w:val="Table Columns 5"/>
    <w:basedOn w:val="TableNormal"/>
    <w:uiPriority w:val="99"/>
    <w:semiHidden/>
    <w:rsid w:val="00A4407B"/>
    <w:pPr>
      <w:spacing w:before="120" w:line="288" w:lineRule="auto"/>
      <w:jc w:val="both"/>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rFonts w:cs="Times New Roman"/>
        <w:b/>
        <w:bCs/>
        <w:i/>
        <w:iCs/>
      </w:rPr>
      <w:tblPr/>
      <w:tcPr>
        <w:tcBorders>
          <w:bottom w:val="single" w:sz="6" w:space="0" w:color="808080"/>
          <w:tl2br w:val="none" w:sz="0" w:space="0" w:color="auto"/>
          <w:tr2bl w:val="none" w:sz="0" w:space="0" w:color="auto"/>
        </w:tcBorders>
      </w:tcPr>
    </w:tblStylePr>
    <w:tblStylePr w:type="lastRow">
      <w:rPr>
        <w:rFonts w:cs="Times New Roman"/>
        <w:b/>
        <w:bCs/>
      </w:rPr>
      <w:tblPr/>
      <w:tcPr>
        <w:tcBorders>
          <w:top w:val="single" w:sz="6" w:space="0" w:color="80808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StylePr>
  </w:style>
  <w:style w:type="table" w:styleId="TableContemporary">
    <w:name w:val="Table Contemporary"/>
    <w:basedOn w:val="TableNormal"/>
    <w:uiPriority w:val="99"/>
    <w:semiHidden/>
    <w:rsid w:val="00A4407B"/>
    <w:pPr>
      <w:spacing w:before="120" w:line="288" w:lineRule="auto"/>
      <w:jc w:val="both"/>
    </w:pPr>
    <w:tblPr>
      <w:tblStyleRowBandSize w:val="1"/>
      <w:tblBorders>
        <w:insideH w:val="single" w:sz="18" w:space="0" w:color="FFFFFF"/>
        <w:insideV w:val="single" w:sz="18" w:space="0" w:color="FFFFFF"/>
      </w:tblBorders>
    </w:tblPr>
    <w:tblStylePr w:type="firstRow">
      <w:rPr>
        <w:rFonts w:cs="Times New Roman"/>
        <w:b/>
        <w:bCs/>
        <w:color w:val="auto"/>
      </w:rPr>
      <w:tblPr/>
      <w:tcPr>
        <w:tcBorders>
          <w:tl2br w:val="none" w:sz="0" w:space="0" w:color="auto"/>
          <w:tr2bl w:val="none" w:sz="0" w:space="0" w:color="auto"/>
        </w:tcBorders>
        <w:shd w:val="pct20" w:color="000000" w:fill="FFFFFF"/>
      </w:tcPr>
    </w:tblStylePr>
    <w:tblStylePr w:type="band1Horz">
      <w:rPr>
        <w:rFonts w:cs="Times New Roman"/>
        <w:color w:val="auto"/>
      </w:rPr>
      <w:tblPr/>
      <w:tcPr>
        <w:tcBorders>
          <w:tl2br w:val="none" w:sz="0" w:space="0" w:color="auto"/>
          <w:tr2bl w:val="none" w:sz="0" w:space="0" w:color="auto"/>
        </w:tcBorders>
        <w:shd w:val="pct5" w:color="000000" w:fill="FFFFFF"/>
      </w:tcPr>
    </w:tblStylePr>
    <w:tblStylePr w:type="band2Horz">
      <w:rPr>
        <w:rFonts w:cs="Times New Roman"/>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rsid w:val="00A4407B"/>
    <w:pPr>
      <w:spacing w:before="120" w:line="288" w:lineRule="auto"/>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blStylePr w:type="firstRow">
      <w:rPr>
        <w:rFonts w:cs="Times New Roman"/>
        <w:caps/>
        <w:color w:val="auto"/>
      </w:rPr>
      <w:tblPr/>
      <w:tcPr>
        <w:tcBorders>
          <w:tl2br w:val="none" w:sz="0" w:space="0" w:color="auto"/>
          <w:tr2bl w:val="none" w:sz="0" w:space="0" w:color="auto"/>
        </w:tcBorders>
      </w:tcPr>
    </w:tblStylePr>
  </w:style>
  <w:style w:type="table" w:styleId="TableGrid">
    <w:name w:val="Table Grid"/>
    <w:basedOn w:val="TableNormal"/>
    <w:semiHidden/>
    <w:rsid w:val="00A4407B"/>
    <w:pPr>
      <w:spacing w:before="120" w:line="288" w:lineRule="auto"/>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1">
    <w:name w:val="Table Grid 1"/>
    <w:basedOn w:val="TableNormal"/>
    <w:uiPriority w:val="99"/>
    <w:semiHidden/>
    <w:rsid w:val="00A4407B"/>
    <w:pPr>
      <w:spacing w:before="120" w:line="288" w:lineRule="auto"/>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lastRow">
      <w:rPr>
        <w:rFonts w:cs="Times New Roman"/>
        <w:i/>
        <w:iCs/>
      </w:rPr>
      <w:tblPr/>
      <w:tcPr>
        <w:tcBorders>
          <w:tl2br w:val="none" w:sz="0" w:space="0" w:color="auto"/>
          <w:tr2bl w:val="none" w:sz="0" w:space="0" w:color="auto"/>
        </w:tcBorders>
      </w:tcPr>
    </w:tblStylePr>
    <w:tblStylePr w:type="lastCol">
      <w:rPr>
        <w:rFonts w:cs="Times New Roman"/>
        <w:i/>
        <w:iCs/>
      </w:rPr>
      <w:tblPr/>
      <w:tcPr>
        <w:tcBorders>
          <w:tl2br w:val="none" w:sz="0" w:space="0" w:color="auto"/>
          <w:tr2bl w:val="none" w:sz="0" w:space="0" w:color="auto"/>
        </w:tcBorders>
      </w:tcPr>
    </w:tblStylePr>
  </w:style>
  <w:style w:type="table" w:styleId="TableGrid2">
    <w:name w:val="Table Grid 2"/>
    <w:basedOn w:val="TableNormal"/>
    <w:uiPriority w:val="99"/>
    <w:semiHidden/>
    <w:rsid w:val="00A4407B"/>
    <w:pPr>
      <w:spacing w:before="120" w:line="288" w:lineRule="auto"/>
      <w:jc w:val="both"/>
    </w:pPr>
    <w:tblPr>
      <w:tblBorders>
        <w:insideH w:val="single" w:sz="6" w:space="0" w:color="000000"/>
        <w:insideV w:val="single" w:sz="6" w:space="0" w:color="000000"/>
      </w:tblBorders>
    </w:tblPr>
    <w:tblStylePr w:type="firstRow">
      <w:rPr>
        <w:rFonts w:cs="Times New Roman"/>
        <w:b/>
        <w:bCs/>
      </w:rPr>
      <w:tblPr/>
      <w:tcPr>
        <w:tcBorders>
          <w:tl2br w:val="none" w:sz="0" w:space="0" w:color="auto"/>
          <w:tr2bl w:val="none" w:sz="0" w:space="0" w:color="auto"/>
        </w:tcBorders>
      </w:tcPr>
    </w:tblStylePr>
    <w:tblStylePr w:type="lastRow">
      <w:rPr>
        <w:rFonts w:cs="Times New Roman"/>
        <w:b/>
        <w:bCs/>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style>
  <w:style w:type="table" w:styleId="TableGrid3">
    <w:name w:val="Table Grid 3"/>
    <w:basedOn w:val="TableNormal"/>
    <w:uiPriority w:val="99"/>
    <w:semiHidden/>
    <w:rsid w:val="00A4407B"/>
    <w:pPr>
      <w:spacing w:before="120" w:line="288" w:lineRule="auto"/>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blStylePr w:type="firstRow">
      <w:rPr>
        <w:rFonts w:cs="Times New Roman"/>
      </w:rPr>
      <w:tblPr/>
      <w:tcPr>
        <w:tcBorders>
          <w:bottom w:val="single" w:sz="6" w:space="0" w:color="000000"/>
          <w:tl2br w:val="none" w:sz="0" w:space="0" w:color="auto"/>
          <w:tr2bl w:val="none" w:sz="0" w:space="0" w:color="auto"/>
        </w:tcBorders>
        <w:shd w:val="pct30" w:color="FFFF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style>
  <w:style w:type="table" w:styleId="TableGrid4">
    <w:name w:val="Table Grid 4"/>
    <w:basedOn w:val="TableNormal"/>
    <w:uiPriority w:val="99"/>
    <w:semiHidden/>
    <w:rsid w:val="00A4407B"/>
    <w:pPr>
      <w:spacing w:before="120" w:line="288" w:lineRule="auto"/>
      <w:jc w:val="both"/>
    </w:pPr>
    <w:tblPr>
      <w:tblBorders>
        <w:left w:val="single" w:sz="12" w:space="0" w:color="000000"/>
        <w:right w:val="single" w:sz="12" w:space="0" w:color="000000"/>
        <w:insideH w:val="single" w:sz="6" w:space="0" w:color="000000"/>
        <w:insideV w:val="single" w:sz="6" w:space="0" w:color="000000"/>
      </w:tblBorders>
    </w:tblPr>
    <w:tblStylePr w:type="firstRow">
      <w:rPr>
        <w:rFonts w:cs="Times New Roman"/>
        <w:color w:val="auto"/>
      </w:rPr>
      <w:tblPr/>
      <w:tcPr>
        <w:tcBorders>
          <w:bottom w:val="single" w:sz="6" w:space="0" w:color="000000"/>
          <w:tl2br w:val="none" w:sz="0" w:space="0" w:color="auto"/>
          <w:tr2bl w:val="none" w:sz="0" w:space="0" w:color="auto"/>
        </w:tcBorders>
        <w:shd w:val="pct30" w:color="FFFF00" w:fill="FFFFFF"/>
      </w:tcPr>
    </w:tblStylePr>
    <w:tblStylePr w:type="lastRow">
      <w:rPr>
        <w:rFonts w:cs="Times New Roman"/>
        <w:b/>
        <w:bCs/>
        <w:color w:val="auto"/>
      </w:rPr>
      <w:tblPr/>
      <w:tcPr>
        <w:tcBorders>
          <w:top w:val="single" w:sz="6" w:space="0" w:color="000000"/>
          <w:tl2br w:val="none" w:sz="0" w:space="0" w:color="auto"/>
          <w:tr2bl w:val="none" w:sz="0" w:space="0" w:color="auto"/>
        </w:tcBorders>
        <w:shd w:val="pct30" w:color="FFFF00" w:fill="FFFFFF"/>
      </w:tcPr>
    </w:tblStylePr>
    <w:tblStylePr w:type="lastCol">
      <w:rPr>
        <w:rFonts w:cs="Times New Roman"/>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rsid w:val="00A4407B"/>
    <w:pPr>
      <w:spacing w:before="120" w:line="288" w:lineRule="auto"/>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blStylePr w:type="firstRow">
      <w:rPr>
        <w:rFonts w:cs="Times New Roman"/>
      </w:rPr>
      <w:tblPr/>
      <w:tcPr>
        <w:tcBorders>
          <w:bottom w:val="single" w:sz="12" w:space="0" w:color="000000"/>
          <w:tl2br w:val="none" w:sz="0" w:space="0" w:color="auto"/>
          <w:tr2bl w:val="none" w:sz="0" w:space="0" w:color="auto"/>
        </w:tcBorders>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leGrid6">
    <w:name w:val="Table Grid 6"/>
    <w:basedOn w:val="TableNormal"/>
    <w:uiPriority w:val="99"/>
    <w:semiHidden/>
    <w:rsid w:val="00A4407B"/>
    <w:pPr>
      <w:spacing w:before="120" w:line="288" w:lineRule="auto"/>
      <w:jc w:val="both"/>
    </w:pPr>
    <w:tblPr>
      <w:tblBorders>
        <w:top w:val="single" w:sz="12" w:space="0" w:color="000000"/>
        <w:left w:val="single" w:sz="12" w:space="0" w:color="000000"/>
        <w:bottom w:val="single" w:sz="12" w:space="0" w:color="000000"/>
        <w:right w:val="single" w:sz="12" w:space="0" w:color="000000"/>
        <w:insideV w:val="single" w:sz="6" w:space="0" w:color="000000"/>
      </w:tblBorders>
    </w:tblPr>
    <w:tblStylePr w:type="firstRow">
      <w:rPr>
        <w:rFonts w:cs="Times New Roman"/>
        <w:b/>
        <w:bCs/>
      </w:rPr>
      <w:tblPr/>
      <w:tcPr>
        <w:tcBorders>
          <w:bottom w:val="single" w:sz="6" w:space="0" w:color="000000"/>
          <w:tl2br w:val="none" w:sz="0" w:space="0" w:color="auto"/>
          <w:tr2bl w:val="none" w:sz="0" w:space="0" w:color="auto"/>
        </w:tcBorders>
      </w:tcPr>
    </w:tblStylePr>
    <w:tblStylePr w:type="lastRow">
      <w:rPr>
        <w:rFonts w:cs="Times New Roman"/>
        <w:color w:val="auto"/>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leGrid7">
    <w:name w:val="Table Grid 7"/>
    <w:basedOn w:val="TableNormal"/>
    <w:uiPriority w:val="99"/>
    <w:semiHidden/>
    <w:rsid w:val="00A4407B"/>
    <w:pPr>
      <w:spacing w:before="120" w:line="288" w:lineRule="auto"/>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blStylePr w:type="firstRow">
      <w:rPr>
        <w:rFonts w:cs="Times New Roman"/>
        <w:b w:val="0"/>
        <w:bCs w:val="0"/>
      </w:rPr>
      <w:tblPr/>
      <w:tcPr>
        <w:tcBorders>
          <w:bottom w:val="single" w:sz="12" w:space="0" w:color="000000"/>
          <w:tl2br w:val="none" w:sz="0" w:space="0" w:color="auto"/>
          <w:tr2bl w:val="none" w:sz="0" w:space="0" w:color="auto"/>
        </w:tcBorders>
      </w:tcPr>
    </w:tblStylePr>
    <w:tblStylePr w:type="lastRow">
      <w:rPr>
        <w:rFonts w:cs="Times New Roman"/>
        <w:b w:val="0"/>
        <w:bCs w:val="0"/>
      </w:rPr>
      <w:tblPr/>
      <w:tcPr>
        <w:tcBorders>
          <w:top w:val="single" w:sz="6" w:space="0" w:color="000000"/>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leGrid8">
    <w:name w:val="Table Grid 8"/>
    <w:basedOn w:val="TableNormal"/>
    <w:uiPriority w:val="99"/>
    <w:semiHidden/>
    <w:rsid w:val="00A4407B"/>
    <w:pPr>
      <w:spacing w:before="120" w:line="288" w:lineRule="auto"/>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blStylePr w:type="firstRow">
      <w:rPr>
        <w:rFonts w:cs="Times New Roman"/>
        <w:b/>
        <w:bCs/>
        <w:color w:val="FFFFFF"/>
      </w:rPr>
      <w:tblPr/>
      <w:tcPr>
        <w:tcBorders>
          <w:tl2br w:val="none" w:sz="0" w:space="0" w:color="auto"/>
          <w:tr2bl w:val="none" w:sz="0" w:space="0" w:color="auto"/>
        </w:tcBorders>
        <w:shd w:val="solid" w:color="000080" w:fill="FFFFFF"/>
      </w:tcPr>
    </w:tblStylePr>
    <w:tblStylePr w:type="lastRow">
      <w:rPr>
        <w:rFonts w:cs="Times New Roman"/>
        <w:b/>
        <w:bCs/>
        <w:color w:val="auto"/>
      </w:rPr>
      <w:tblPr/>
      <w:tcPr>
        <w:tcBorders>
          <w:tl2br w:val="none" w:sz="0" w:space="0" w:color="auto"/>
          <w:tr2bl w:val="none" w:sz="0" w:space="0" w:color="auto"/>
        </w:tcBorders>
      </w:tcPr>
    </w:tblStylePr>
    <w:tblStylePr w:type="lastCol">
      <w:rPr>
        <w:rFonts w:cs="Times New Roman"/>
        <w:b/>
        <w:bCs/>
        <w:color w:val="auto"/>
      </w:rPr>
      <w:tblPr/>
      <w:tcPr>
        <w:tcBorders>
          <w:tl2br w:val="none" w:sz="0" w:space="0" w:color="auto"/>
          <w:tr2bl w:val="none" w:sz="0" w:space="0" w:color="auto"/>
        </w:tcBorders>
      </w:tcPr>
    </w:tblStylePr>
  </w:style>
  <w:style w:type="table" w:styleId="TableList1">
    <w:name w:val="Table List 1"/>
    <w:basedOn w:val="TableNormal"/>
    <w:uiPriority w:val="99"/>
    <w:semiHidden/>
    <w:rsid w:val="00A4407B"/>
    <w:pPr>
      <w:spacing w:before="120" w:line="288" w:lineRule="auto"/>
      <w:jc w:val="both"/>
    </w:pPr>
    <w:tblPr>
      <w:tblStyleRowBandSize w:val="1"/>
      <w:tblBorders>
        <w:top w:val="single" w:sz="12" w:space="0" w:color="008080"/>
        <w:left w:val="single" w:sz="6" w:space="0" w:color="008080"/>
        <w:bottom w:val="single" w:sz="12" w:space="0" w:color="008080"/>
        <w:right w:val="single" w:sz="6" w:space="0" w:color="008080"/>
      </w:tblBorders>
    </w:tblPr>
    <w:tblStylePr w:type="firstRow">
      <w:rPr>
        <w:rFonts w:cs="Times New Roman"/>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rPr>
        <w:rFonts w:cs="Times New Roman"/>
      </w:rPr>
      <w:tblPr/>
      <w:tcPr>
        <w:tcBorders>
          <w:top w:val="single" w:sz="6" w:space="0" w:color="000000"/>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solid" w:color="C0C0C0" w:fill="FFFFFF"/>
      </w:tcPr>
    </w:tblStylePr>
    <w:tblStylePr w:type="band2Horz">
      <w:rPr>
        <w:rFonts w:cs="Times New Roman"/>
        <w:color w:val="auto"/>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List2">
    <w:name w:val="Table List 2"/>
    <w:basedOn w:val="TableNormal"/>
    <w:uiPriority w:val="99"/>
    <w:semiHidden/>
    <w:rsid w:val="00A4407B"/>
    <w:pPr>
      <w:spacing w:before="120" w:line="288" w:lineRule="auto"/>
      <w:jc w:val="both"/>
    </w:pPr>
    <w:tblPr>
      <w:tblStyleRowBandSize w:val="2"/>
      <w:tblBorders>
        <w:bottom w:val="single" w:sz="12" w:space="0" w:color="808080"/>
      </w:tblBorders>
    </w:tblPr>
    <w:tblStylePr w:type="firstRow">
      <w:rPr>
        <w:rFonts w:cs="Times New Roman"/>
        <w:b/>
        <w:bCs/>
        <w:color w:val="FFFFFF"/>
      </w:rPr>
      <w:tblPr/>
      <w:tcPr>
        <w:tcBorders>
          <w:bottom w:val="single" w:sz="6" w:space="0" w:color="000000"/>
          <w:tl2br w:val="none" w:sz="0" w:space="0" w:color="auto"/>
          <w:tr2bl w:val="none" w:sz="0" w:space="0" w:color="auto"/>
        </w:tcBorders>
        <w:shd w:val="pct75" w:color="008080" w:fill="008000"/>
      </w:tcPr>
    </w:tblStylePr>
    <w:tblStylePr w:type="lastRow">
      <w:rPr>
        <w:rFonts w:cs="Times New Roman"/>
      </w:rPr>
      <w:tblPr/>
      <w:tcPr>
        <w:tcBorders>
          <w:top w:val="single" w:sz="6" w:space="0" w:color="000000"/>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pct20" w:color="00FF00" w:fill="FFFFFF"/>
      </w:tcPr>
    </w:tblStylePr>
    <w:tblStylePr w:type="band2Horz">
      <w:rPr>
        <w:rFonts w:cs="Times New Roman"/>
        <w:color w:val="auto"/>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List3">
    <w:name w:val="Table List 3"/>
    <w:basedOn w:val="TableNormal"/>
    <w:uiPriority w:val="99"/>
    <w:semiHidden/>
    <w:rsid w:val="00A4407B"/>
    <w:pPr>
      <w:spacing w:before="120" w:line="288" w:lineRule="auto"/>
      <w:jc w:val="both"/>
    </w:pPr>
    <w:tblPr>
      <w:tblBorders>
        <w:top w:val="single" w:sz="12" w:space="0" w:color="000000"/>
        <w:bottom w:val="single" w:sz="12" w:space="0" w:color="000000"/>
        <w:insideH w:val="single" w:sz="6" w:space="0" w:color="000000"/>
      </w:tblBorders>
    </w:tblPr>
    <w:tblStylePr w:type="firstRow">
      <w:rPr>
        <w:rFonts w:cs="Times New Roman"/>
        <w:b/>
        <w:bCs/>
        <w:color w:val="000080"/>
      </w:rPr>
      <w:tblPr/>
      <w:tcPr>
        <w:tcBorders>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tcPr>
    </w:tblStylePr>
    <w:tblStylePr w:type="swCell">
      <w:rPr>
        <w:rFonts w:cs="Times New Roman"/>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rsid w:val="00A4407B"/>
    <w:pPr>
      <w:spacing w:before="120" w:line="288" w:lineRule="auto"/>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blStylePr w:type="firstRow">
      <w:rPr>
        <w:rFonts w:cs="Times New Roman"/>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rsid w:val="00A4407B"/>
    <w:pPr>
      <w:spacing w:before="120" w:line="288" w:lineRule="auto"/>
      <w:jc w:val="both"/>
    </w:pPr>
    <w:tblPr>
      <w:tblBorders>
        <w:top w:val="single" w:sz="6" w:space="0" w:color="000000"/>
        <w:left w:val="single" w:sz="6" w:space="0" w:color="000000"/>
        <w:bottom w:val="single" w:sz="6" w:space="0" w:color="000000"/>
        <w:right w:val="single" w:sz="6" w:space="0" w:color="000000"/>
        <w:insideH w:val="single" w:sz="6" w:space="0" w:color="000000"/>
      </w:tblBorders>
    </w:tblPr>
    <w:tblStylePr w:type="firstRow">
      <w:rPr>
        <w:rFonts w:cs="Times New Roman"/>
        <w:b/>
        <w:bCs/>
      </w:rPr>
      <w:tblPr/>
      <w:tcPr>
        <w:tcBorders>
          <w:bottom w:val="single" w:sz="12"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style>
  <w:style w:type="table" w:styleId="TableList6">
    <w:name w:val="Table List 6"/>
    <w:basedOn w:val="TableNormal"/>
    <w:uiPriority w:val="99"/>
    <w:semiHidden/>
    <w:rsid w:val="00A4407B"/>
    <w:pPr>
      <w:spacing w:before="120" w:line="288" w:lineRule="auto"/>
      <w:jc w:val="both"/>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rFonts w:cs="Times New Roman"/>
        <w:b/>
        <w:bCs/>
      </w:rPr>
      <w:tblPr/>
      <w:tcPr>
        <w:tcBorders>
          <w:bottom w:val="single" w:sz="12" w:space="0" w:color="000000"/>
          <w:tl2br w:val="none" w:sz="0" w:space="0" w:color="auto"/>
          <w:tr2bl w:val="none" w:sz="0" w:space="0" w:color="auto"/>
        </w:tcBorders>
      </w:tcPr>
    </w:tblStylePr>
    <w:tblStylePr w:type="firstCol">
      <w:rPr>
        <w:rFonts w:cs="Times New Roman"/>
        <w:b/>
        <w:bCs/>
      </w:rPr>
      <w:tblPr/>
      <w:tcPr>
        <w:tcBorders>
          <w:right w:val="single" w:sz="12" w:space="0" w:color="000000"/>
          <w:tl2br w:val="none" w:sz="0" w:space="0" w:color="auto"/>
          <w:tr2bl w:val="none" w:sz="0" w:space="0" w:color="auto"/>
        </w:tcBorders>
      </w:tcPr>
    </w:tblStylePr>
    <w:tblStylePr w:type="band1Horz">
      <w:rPr>
        <w:rFonts w:cs="Times New Roman"/>
      </w:rPr>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rsid w:val="00A4407B"/>
    <w:pPr>
      <w:spacing w:before="120" w:line="288" w:lineRule="auto"/>
      <w:jc w:val="both"/>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rFonts w:cs="Times New Roman"/>
        <w:b/>
        <w:bCs/>
      </w:rPr>
      <w:tblPr/>
      <w:tcPr>
        <w:tcBorders>
          <w:bottom w:val="single" w:sz="12" w:space="0" w:color="008000"/>
          <w:tl2br w:val="none" w:sz="0" w:space="0" w:color="auto"/>
          <w:tr2bl w:val="none" w:sz="0" w:space="0" w:color="auto"/>
        </w:tcBorders>
        <w:shd w:val="solid" w:color="C0C0C0" w:fill="FFFFFF"/>
      </w:tcPr>
    </w:tblStylePr>
    <w:tblStylePr w:type="lastRow">
      <w:rPr>
        <w:rFonts w:cs="Times New Roman"/>
        <w:b/>
        <w:bCs/>
      </w:rPr>
      <w:tblPr/>
      <w:tcPr>
        <w:tcBorders>
          <w:top w:val="single" w:sz="12" w:space="0" w:color="008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pct20" w:color="000000" w:fill="FFFFFF"/>
      </w:tcPr>
    </w:tblStylePr>
    <w:tblStylePr w:type="band2Horz">
      <w:rPr>
        <w:rFonts w:cs="Times New Roman"/>
      </w:rPr>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rsid w:val="00A4407B"/>
    <w:pPr>
      <w:spacing w:before="120" w:line="288" w:lineRule="auto"/>
      <w:jc w:val="both"/>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rFonts w:cs="Times New Roman"/>
        <w:b/>
        <w:bCs/>
        <w:i/>
        <w:iCs/>
      </w:rPr>
      <w:tblPr/>
      <w:tcPr>
        <w:tcBorders>
          <w:bottom w:val="single" w:sz="6" w:space="0" w:color="000000"/>
          <w:tl2br w:val="none" w:sz="0" w:space="0" w:color="auto"/>
          <w:tr2bl w:val="none" w:sz="0" w:space="0" w:color="auto"/>
        </w:tcBorders>
        <w:shd w:val="solid" w:color="FFFF00" w:fill="FFFFFF"/>
      </w:tcPr>
    </w:tblStylePr>
    <w:tblStylePr w:type="lastRow">
      <w:rPr>
        <w:rFonts w:cs="Times New Roman"/>
        <w:b/>
        <w:bCs/>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pct25" w:color="FFFF00" w:fill="FFFFFF"/>
      </w:tcPr>
    </w:tblStylePr>
    <w:tblStylePr w:type="band2Horz">
      <w:rPr>
        <w:rFonts w:cs="Times New Roman"/>
      </w:rPr>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uiPriority w:val="99"/>
    <w:semiHidden/>
    <w:rsid w:val="00A4407B"/>
    <w:pPr>
      <w:spacing w:before="120" w:line="288" w:lineRule="auto"/>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firstRow">
      <w:rPr>
        <w:rFonts w:cs="Times New Roman"/>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rsid w:val="00A4407B"/>
    <w:pPr>
      <w:spacing w:before="120" w:line="288" w:lineRule="auto"/>
      <w:jc w:val="both"/>
    </w:pPr>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rsid w:val="00A4407B"/>
    <w:pPr>
      <w:spacing w:before="120" w:line="288" w:lineRule="auto"/>
      <w:jc w:val="both"/>
    </w:pPr>
    <w:tblPr/>
    <w:tblStylePr w:type="firstRow">
      <w:rPr>
        <w:rFonts w:cs="Times New Roman"/>
        <w:b/>
        <w:bCs/>
      </w:rPr>
      <w:tblPr/>
      <w:tcPr>
        <w:tcBorders>
          <w:bottom w:val="single" w:sz="12" w:space="0" w:color="000000"/>
          <w:tl2br w:val="none" w:sz="0" w:space="0" w:color="auto"/>
          <w:tr2bl w:val="none" w:sz="0" w:space="0" w:color="auto"/>
        </w:tcBorders>
      </w:tcPr>
    </w:tblStylePr>
    <w:tblStylePr w:type="lastRow">
      <w:rPr>
        <w:rFonts w:cs="Times New Roman"/>
        <w:b/>
        <w:bCs/>
        <w:color w:val="auto"/>
      </w:rPr>
      <w:tblPr/>
      <w:tcPr>
        <w:tcBorders>
          <w:top w:val="single" w:sz="6" w:space="0" w:color="000000"/>
          <w:tl2br w:val="none" w:sz="0" w:space="0" w:color="auto"/>
          <w:tr2bl w:val="none" w:sz="0" w:space="0" w:color="auto"/>
        </w:tcBorders>
      </w:tcPr>
    </w:tblStylePr>
    <w:tblStylePr w:type="firstCol">
      <w:rPr>
        <w:rFonts w:cs="Times New Roman"/>
        <w:b/>
        <w:bCs/>
      </w:rPr>
      <w:tblPr/>
      <w:tcPr>
        <w:tcBorders>
          <w:right w:val="single" w:sz="12" w:space="0" w:color="000000"/>
          <w:tl2br w:val="none" w:sz="0" w:space="0" w:color="auto"/>
          <w:tr2bl w:val="none" w:sz="0" w:space="0" w:color="auto"/>
        </w:tcBorders>
      </w:tcPr>
    </w:tblStylePr>
    <w:tblStylePr w:type="lastCol">
      <w:rPr>
        <w:rFonts w:cs="Times New Roman"/>
        <w:b/>
        <w:bCs/>
      </w:rPr>
      <w:tblPr/>
      <w:tcPr>
        <w:tcBorders>
          <w:left w:val="single" w:sz="6" w:space="0" w:color="000000"/>
          <w:tl2br w:val="none" w:sz="0" w:space="0" w:color="auto"/>
          <w:tr2bl w:val="none" w:sz="0" w:space="0" w:color="auto"/>
        </w:tcBorders>
      </w:tcPr>
    </w:tblStylePr>
    <w:tblStylePr w:type="neCell">
      <w:rPr>
        <w:rFonts w:cs="Times New Roman"/>
        <w:b/>
        <w:bCs/>
      </w:rPr>
      <w:tblPr/>
      <w:tcPr>
        <w:tcBorders>
          <w:left w:val="none" w:sz="0" w:space="0" w:color="auto"/>
          <w:tl2br w:val="none" w:sz="0" w:space="0" w:color="auto"/>
          <w:tr2bl w:val="none" w:sz="0" w:space="0" w:color="auto"/>
        </w:tcBorders>
      </w:tcPr>
    </w:tblStylePr>
    <w:tblStylePr w:type="swCell">
      <w:rPr>
        <w:rFonts w:cs="Times New Roman"/>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rsid w:val="00A4407B"/>
    <w:pPr>
      <w:spacing w:before="120" w:line="288" w:lineRule="auto"/>
      <w:jc w:val="both"/>
    </w:pPr>
    <w:tblPr>
      <w:tblBorders>
        <w:top w:val="single" w:sz="12" w:space="0" w:color="000000"/>
        <w:left w:val="single" w:sz="12" w:space="0" w:color="000000"/>
        <w:bottom w:val="single" w:sz="12" w:space="0" w:color="000000"/>
        <w:right w:val="single" w:sz="12" w:space="0" w:color="000000"/>
      </w:tblBorders>
    </w:tblPr>
    <w:tblStylePr w:type="firstRow">
      <w:rPr>
        <w:rFonts w:cs="Times New Roman"/>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rsid w:val="00A4407B"/>
    <w:pPr>
      <w:spacing w:before="120" w:line="288" w:lineRule="auto"/>
      <w:jc w:val="both"/>
    </w:pPr>
    <w:tblPr>
      <w:tblStyleRowBandSize w:val="1"/>
    </w:tblPr>
    <w:tblStylePr w:type="firstRow">
      <w:rPr>
        <w:rFonts w:cs="Times New Roman"/>
      </w:rPr>
      <w:tblPr/>
      <w:tcPr>
        <w:tcBorders>
          <w:top w:val="single" w:sz="6" w:space="0" w:color="000000"/>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shd w:val="pct25" w:color="800080" w:fill="FFFFFF"/>
      </w:tcPr>
    </w:tblStylePr>
    <w:tblStylePr w:type="firstCol">
      <w:rPr>
        <w:rFonts w:cs="Times New Roman"/>
      </w:rPr>
      <w:tblPr/>
      <w:tcPr>
        <w:tcBorders>
          <w:right w:val="single" w:sz="12" w:space="0" w:color="000000"/>
          <w:tl2br w:val="none" w:sz="0" w:space="0" w:color="auto"/>
          <w:tr2bl w:val="none" w:sz="0" w:space="0" w:color="auto"/>
        </w:tcBorders>
      </w:tcPr>
    </w:tblStylePr>
    <w:tblStylePr w:type="lastCol">
      <w:rPr>
        <w:rFonts w:cs="Times New Roman"/>
      </w:rPr>
      <w:tblPr/>
      <w:tcPr>
        <w:tcBorders>
          <w:left w:val="single" w:sz="12" w:space="0" w:color="000000"/>
          <w:tl2br w:val="none" w:sz="0" w:space="0" w:color="auto"/>
          <w:tr2bl w:val="none" w:sz="0" w:space="0" w:color="auto"/>
        </w:tcBorders>
      </w:tcPr>
    </w:tblStylePr>
    <w:tblStylePr w:type="band1Horz">
      <w:rPr>
        <w:rFonts w:cs="Times New Roman"/>
      </w:rPr>
      <w:tblPr/>
      <w:tcPr>
        <w:tcBorders>
          <w:bottom w:val="single" w:sz="6" w:space="0" w:color="000000"/>
          <w:tl2br w:val="none" w:sz="0" w:space="0" w:color="auto"/>
          <w:tr2bl w:val="none" w:sz="0" w:space="0" w:color="auto"/>
        </w:tcBorders>
        <w:shd w:val="pct25" w:color="8080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Subtle2">
    <w:name w:val="Table Subtle 2"/>
    <w:basedOn w:val="TableNormal"/>
    <w:uiPriority w:val="99"/>
    <w:semiHidden/>
    <w:rsid w:val="00A4407B"/>
    <w:pPr>
      <w:spacing w:before="120" w:line="288" w:lineRule="auto"/>
      <w:jc w:val="both"/>
    </w:pPr>
    <w:tblPr>
      <w:tblBorders>
        <w:left w:val="single" w:sz="6" w:space="0" w:color="000000"/>
        <w:right w:val="single" w:sz="6" w:space="0" w:color="000000"/>
      </w:tblBorders>
    </w:tblPr>
    <w:tblStylePr w:type="firstRow">
      <w:rPr>
        <w:rFonts w:cs="Times New Roman"/>
      </w:rPr>
      <w:tblPr/>
      <w:tcPr>
        <w:tcBorders>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tcPr>
    </w:tblStylePr>
    <w:tblStylePr w:type="firstCol">
      <w:rPr>
        <w:rFonts w:cs="Times New Roman"/>
      </w:rPr>
      <w:tblPr/>
      <w:tcPr>
        <w:tcBorders>
          <w:right w:val="single" w:sz="12" w:space="0" w:color="000000"/>
          <w:tl2br w:val="none" w:sz="0" w:space="0" w:color="auto"/>
          <w:tr2bl w:val="none" w:sz="0" w:space="0" w:color="auto"/>
        </w:tcBorders>
        <w:shd w:val="pct25" w:color="008000" w:fill="FFFFFF"/>
      </w:tcPr>
    </w:tblStylePr>
    <w:tblStylePr w:type="lastCol">
      <w:rPr>
        <w:rFonts w:cs="Times New Roman"/>
      </w:rPr>
      <w:tblPr/>
      <w:tcPr>
        <w:tcBorders>
          <w:left w:val="single" w:sz="12" w:space="0" w:color="000000"/>
          <w:tl2br w:val="none" w:sz="0" w:space="0" w:color="auto"/>
          <w:tr2bl w:val="none" w:sz="0" w:space="0" w:color="auto"/>
        </w:tcBorders>
        <w:shd w:val="pct25" w:color="8080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Theme">
    <w:name w:val="Table Theme"/>
    <w:basedOn w:val="TableNormal"/>
    <w:uiPriority w:val="99"/>
    <w:semiHidden/>
    <w:rsid w:val="00A4407B"/>
    <w:pPr>
      <w:spacing w:before="120" w:line="288" w:lineRule="auto"/>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rsid w:val="00A4407B"/>
    <w:pPr>
      <w:spacing w:before="120" w:line="288" w:lineRule="auto"/>
      <w:jc w:val="both"/>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blStylePr w:type="firstRow">
      <w:rPr>
        <w:rFonts w:cs="Times New Roman"/>
        <w:color w:val="auto"/>
      </w:rPr>
      <w:tblPr/>
      <w:tcPr>
        <w:tcBorders>
          <w:tl2br w:val="none" w:sz="0" w:space="0" w:color="auto"/>
          <w:tr2bl w:val="none" w:sz="0" w:space="0" w:color="auto"/>
        </w:tcBorders>
      </w:tcPr>
    </w:tblStylePr>
  </w:style>
  <w:style w:type="table" w:styleId="TableWeb2">
    <w:name w:val="Table Web 2"/>
    <w:basedOn w:val="TableNormal"/>
    <w:uiPriority w:val="99"/>
    <w:semiHidden/>
    <w:rsid w:val="00A4407B"/>
    <w:pPr>
      <w:spacing w:before="120" w:line="288" w:lineRule="auto"/>
      <w:jc w:val="both"/>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blStylePr w:type="firstRow">
      <w:rPr>
        <w:rFonts w:cs="Times New Roman"/>
        <w:color w:val="auto"/>
      </w:rPr>
      <w:tblPr/>
      <w:tcPr>
        <w:tcBorders>
          <w:tl2br w:val="none" w:sz="0" w:space="0" w:color="auto"/>
          <w:tr2bl w:val="none" w:sz="0" w:space="0" w:color="auto"/>
        </w:tcBorders>
      </w:tcPr>
    </w:tblStylePr>
  </w:style>
  <w:style w:type="table" w:styleId="TableWeb3">
    <w:name w:val="Table Web 3"/>
    <w:basedOn w:val="TableNormal"/>
    <w:uiPriority w:val="99"/>
    <w:semiHidden/>
    <w:rsid w:val="00A4407B"/>
    <w:pPr>
      <w:spacing w:before="120" w:line="288" w:lineRule="auto"/>
      <w:jc w:val="both"/>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blStylePr w:type="firstRow">
      <w:rPr>
        <w:rFonts w:cs="Times New Roman"/>
        <w:color w:val="auto"/>
      </w:rPr>
      <w:tblPr/>
      <w:tcPr>
        <w:tcBorders>
          <w:tl2br w:val="none" w:sz="0" w:space="0" w:color="auto"/>
          <w:tr2bl w:val="none" w:sz="0" w:space="0" w:color="auto"/>
        </w:tcBorders>
      </w:tcPr>
    </w:tblStylePr>
  </w:style>
  <w:style w:type="character" w:customStyle="1" w:styleId="Heading2Char">
    <w:name w:val="Heading 2 Char"/>
    <w:link w:val="Heading2"/>
    <w:uiPriority w:val="99"/>
    <w:locked/>
    <w:rsid w:val="007B6DDC"/>
    <w:rPr>
      <w:rFonts w:ascii="Trebuchet MS" w:hAnsi="Trebuchet MS"/>
      <w:b/>
      <w:bCs/>
      <w:iCs/>
      <w:sz w:val="22"/>
      <w:szCs w:val="28"/>
      <w:lang w:val="en-US" w:eastAsia="ja-JP"/>
    </w:rPr>
  </w:style>
  <w:style w:type="paragraph" w:styleId="Caption">
    <w:name w:val="caption"/>
    <w:basedOn w:val="Normal"/>
    <w:next w:val="Normal"/>
    <w:uiPriority w:val="99"/>
    <w:qFormat/>
    <w:rsid w:val="00A4407B"/>
    <w:rPr>
      <w:b/>
      <w:bCs/>
      <w:sz w:val="20"/>
      <w:szCs w:val="20"/>
    </w:rPr>
  </w:style>
  <w:style w:type="paragraph" w:customStyle="1" w:styleId="IntroPara">
    <w:name w:val="IntroPara"/>
    <w:basedOn w:val="Normal"/>
    <w:uiPriority w:val="99"/>
    <w:rsid w:val="00A4407B"/>
    <w:pPr>
      <w:spacing w:before="0" w:after="240" w:line="240" w:lineRule="auto"/>
      <w:ind w:left="576"/>
      <w:jc w:val="left"/>
    </w:pPr>
    <w:rPr>
      <w:rFonts w:ascii="Times New Roman" w:hAnsi="Times New Roman"/>
      <w:sz w:val="24"/>
      <w:szCs w:val="24"/>
      <w:lang w:val="en-US" w:eastAsia="en-US"/>
    </w:rPr>
  </w:style>
  <w:style w:type="paragraph" w:customStyle="1" w:styleId="TableText">
    <w:name w:val="Table Text"/>
    <w:basedOn w:val="Normal"/>
    <w:uiPriority w:val="99"/>
    <w:rsid w:val="00A4407B"/>
    <w:pPr>
      <w:spacing w:before="0" w:line="240" w:lineRule="auto"/>
      <w:ind w:left="14"/>
      <w:jc w:val="left"/>
    </w:pPr>
    <w:rPr>
      <w:rFonts w:ascii="Arial" w:hAnsi="Arial"/>
      <w:spacing w:val="-5"/>
      <w:sz w:val="16"/>
      <w:szCs w:val="20"/>
      <w:lang w:val="en-US" w:eastAsia="en-US"/>
    </w:rPr>
  </w:style>
  <w:style w:type="paragraph" w:customStyle="1" w:styleId="StyleTableHeader10pt">
    <w:name w:val="Style Table Header + 10 pt"/>
    <w:basedOn w:val="Normal"/>
    <w:uiPriority w:val="99"/>
    <w:rsid w:val="00A4407B"/>
    <w:pPr>
      <w:spacing w:before="60" w:line="240" w:lineRule="auto"/>
      <w:jc w:val="center"/>
    </w:pPr>
    <w:rPr>
      <w:rFonts w:ascii="Arial" w:hAnsi="Arial"/>
      <w:b/>
      <w:bCs/>
      <w:spacing w:val="-5"/>
      <w:sz w:val="20"/>
      <w:szCs w:val="20"/>
      <w:lang w:val="en-US" w:eastAsia="en-US"/>
    </w:rPr>
  </w:style>
  <w:style w:type="character" w:styleId="CommentReference">
    <w:name w:val="annotation reference"/>
    <w:uiPriority w:val="99"/>
    <w:rsid w:val="00A4407B"/>
    <w:rPr>
      <w:rFonts w:cs="Times New Roman"/>
      <w:sz w:val="16"/>
    </w:rPr>
  </w:style>
  <w:style w:type="paragraph" w:styleId="CommentText">
    <w:name w:val="annotation text"/>
    <w:basedOn w:val="Normal"/>
    <w:link w:val="CommentTextChar"/>
    <w:uiPriority w:val="99"/>
    <w:rsid w:val="00A4407B"/>
    <w:rPr>
      <w:sz w:val="20"/>
      <w:szCs w:val="20"/>
      <w:lang w:val="en-US" w:eastAsia="ja-JP"/>
    </w:rPr>
  </w:style>
  <w:style w:type="character" w:customStyle="1" w:styleId="CommentTextChar">
    <w:name w:val="Comment Text Char"/>
    <w:link w:val="CommentText"/>
    <w:uiPriority w:val="99"/>
    <w:locked/>
    <w:rsid w:val="00A4407B"/>
    <w:rPr>
      <w:rFonts w:ascii="Trebuchet MS" w:hAnsi="Trebuchet MS"/>
    </w:rPr>
  </w:style>
  <w:style w:type="paragraph" w:styleId="CommentSubject">
    <w:name w:val="annotation subject"/>
    <w:basedOn w:val="CommentText"/>
    <w:next w:val="CommentText"/>
    <w:link w:val="CommentSubjectChar"/>
    <w:uiPriority w:val="99"/>
    <w:rsid w:val="00A4407B"/>
    <w:rPr>
      <w:b/>
      <w:bCs/>
    </w:rPr>
  </w:style>
  <w:style w:type="character" w:customStyle="1" w:styleId="CommentSubjectChar">
    <w:name w:val="Comment Subject Char"/>
    <w:link w:val="CommentSubject"/>
    <w:uiPriority w:val="99"/>
    <w:locked/>
    <w:rsid w:val="00A4407B"/>
    <w:rPr>
      <w:rFonts w:ascii="Trebuchet MS" w:hAnsi="Trebuchet MS"/>
      <w:b/>
    </w:rPr>
  </w:style>
  <w:style w:type="character" w:styleId="PlaceholderText">
    <w:name w:val="Placeholder Text"/>
    <w:uiPriority w:val="99"/>
    <w:semiHidden/>
    <w:rsid w:val="00303D54"/>
    <w:rPr>
      <w:rFonts w:cs="Times New Roman"/>
      <w:color w:val="808080"/>
    </w:rPr>
  </w:style>
  <w:style w:type="character" w:customStyle="1" w:styleId="Heading2Char1">
    <w:name w:val="Heading 2 Char1"/>
    <w:aliases w:val="Tempo Heading 2 Char2,Chapter Title Char2,h2 Char2,Subhead A Char2,H2 Char2,Heading Two Char2,2nd level Char2,OS2 Char2,Titre 21 Char2,t2.T2.Titre 2 Char2,t2 Char2,t2.T2 Char2,heading 2 Char,Heading 2 CFMU Char2,Para 2 Char2,L2 Char2"/>
    <w:uiPriority w:val="99"/>
    <w:rsid w:val="008F0B1C"/>
  </w:style>
  <w:style w:type="paragraph" w:styleId="EndnoteText">
    <w:name w:val="endnote text"/>
    <w:basedOn w:val="Normal"/>
    <w:link w:val="EndnoteTextChar"/>
    <w:uiPriority w:val="99"/>
    <w:rsid w:val="00332F85"/>
    <w:pPr>
      <w:spacing w:before="0" w:line="240" w:lineRule="auto"/>
    </w:pPr>
    <w:rPr>
      <w:sz w:val="20"/>
      <w:szCs w:val="20"/>
    </w:rPr>
  </w:style>
  <w:style w:type="character" w:customStyle="1" w:styleId="EndnoteTextChar">
    <w:name w:val="Endnote Text Char"/>
    <w:link w:val="EndnoteText"/>
    <w:uiPriority w:val="99"/>
    <w:locked/>
    <w:rsid w:val="00332F85"/>
    <w:rPr>
      <w:rFonts w:ascii="Trebuchet MS" w:hAnsi="Trebuchet MS" w:cs="Times New Roman"/>
    </w:rPr>
  </w:style>
  <w:style w:type="character" w:styleId="EndnoteReference">
    <w:name w:val="endnote reference"/>
    <w:uiPriority w:val="99"/>
    <w:rsid w:val="00332F85"/>
    <w:rPr>
      <w:rFonts w:cs="Times New Roman"/>
      <w:vertAlign w:val="superscript"/>
    </w:rPr>
  </w:style>
  <w:style w:type="numbering" w:styleId="111111">
    <w:name w:val="Outline List 2"/>
    <w:basedOn w:val="NoList"/>
    <w:uiPriority w:val="99"/>
    <w:semiHidden/>
    <w:unhideWhenUsed/>
    <w:rsid w:val="00A45D50"/>
    <w:pPr>
      <w:numPr>
        <w:numId w:val="1"/>
      </w:numPr>
    </w:pPr>
  </w:style>
  <w:style w:type="numbering" w:styleId="ArticleSection">
    <w:name w:val="Outline List 3"/>
    <w:basedOn w:val="NoList"/>
    <w:uiPriority w:val="99"/>
    <w:semiHidden/>
    <w:unhideWhenUsed/>
    <w:rsid w:val="00A45D50"/>
    <w:pPr>
      <w:numPr>
        <w:numId w:val="3"/>
      </w:numPr>
    </w:pPr>
  </w:style>
  <w:style w:type="numbering" w:styleId="1ai">
    <w:name w:val="Outline List 1"/>
    <w:basedOn w:val="NoList"/>
    <w:uiPriority w:val="99"/>
    <w:semiHidden/>
    <w:unhideWhenUsed/>
    <w:rsid w:val="00A45D50"/>
    <w:pPr>
      <w:numPr>
        <w:numId w:val="2"/>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emf"/><Relationship Id="rId18" Type="http://schemas.openxmlformats.org/officeDocument/2006/relationships/package" Target="embeddings/Microsoft_PowerPoint_Slide4.sldx"/><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comments" Target="comments.xml"/><Relationship Id="rId7" Type="http://schemas.openxmlformats.org/officeDocument/2006/relationships/footnotes" Target="footnotes.xml"/><Relationship Id="rId12" Type="http://schemas.openxmlformats.org/officeDocument/2006/relationships/package" Target="embeddings/Microsoft_PowerPoint_Slide1.sldx"/><Relationship Id="rId17" Type="http://schemas.openxmlformats.org/officeDocument/2006/relationships/image" Target="media/image5.emf"/><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package" Target="embeddings/Microsoft_PowerPoint_Slide3.sldx"/><Relationship Id="rId20" Type="http://schemas.openxmlformats.org/officeDocument/2006/relationships/package" Target="embeddings/Microsoft_PowerPoint_Slide5.sldx"/><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emf"/><Relationship Id="rId24"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4.emf"/><Relationship Id="rId23" Type="http://schemas.openxmlformats.org/officeDocument/2006/relationships/header" Target="header3.xml"/><Relationship Id="rId28" Type="http://schemas.microsoft.com/office/2011/relationships/commentsExtended" Target="commentsExtended.xml"/><Relationship Id="rId10" Type="http://schemas.openxmlformats.org/officeDocument/2006/relationships/footer" Target="footer1.xml"/><Relationship Id="rId19" Type="http://schemas.openxmlformats.org/officeDocument/2006/relationships/image" Target="media/image6.emf"/><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package" Target="embeddings/Microsoft_PowerPoint_Slide2.sldx"/><Relationship Id="rId22" Type="http://schemas.openxmlformats.org/officeDocument/2006/relationships/header" Target="header2.xml"/><Relationship Id="rId27" Type="http://schemas.microsoft.com/office/2011/relationships/people" Target="people.xml"/></Relationships>
</file>

<file path=word/_rels/footnotes.xml.rels><?xml version="1.0" encoding="UTF-8" standalone="yes"?>
<Relationships xmlns="http://schemas.openxmlformats.org/package/2006/relationships"><Relationship Id="rId1" Type="http://schemas.openxmlformats.org/officeDocument/2006/relationships/hyperlink" Target="http://www.standardsnet.ep.parl.union.eu/standards/cms/Accueil/preconisations/P_Methodologie"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3040B54-5EE9-4B43-98DB-A51D6B6B63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Pages>
  <Words>1400</Words>
  <Characters>7985</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COPI MIN</vt:lpstr>
    </vt:vector>
  </TitlesOfParts>
  <Company>European Parliament</Company>
  <LinksUpToDate>false</LinksUpToDate>
  <CharactersWithSpaces>9367</CharactersWithSpaces>
  <SharedDoc>false</SharedDoc>
  <HLinks>
    <vt:vector size="120" baseType="variant">
      <vt:variant>
        <vt:i4>1376312</vt:i4>
      </vt:variant>
      <vt:variant>
        <vt:i4>110</vt:i4>
      </vt:variant>
      <vt:variant>
        <vt:i4>0</vt:i4>
      </vt:variant>
      <vt:variant>
        <vt:i4>5</vt:i4>
      </vt:variant>
      <vt:variant>
        <vt:lpwstr/>
      </vt:variant>
      <vt:variant>
        <vt:lpwstr>_Toc411953896</vt:lpwstr>
      </vt:variant>
      <vt:variant>
        <vt:i4>1376312</vt:i4>
      </vt:variant>
      <vt:variant>
        <vt:i4>104</vt:i4>
      </vt:variant>
      <vt:variant>
        <vt:i4>0</vt:i4>
      </vt:variant>
      <vt:variant>
        <vt:i4>5</vt:i4>
      </vt:variant>
      <vt:variant>
        <vt:lpwstr/>
      </vt:variant>
      <vt:variant>
        <vt:lpwstr>_Toc411953895</vt:lpwstr>
      </vt:variant>
      <vt:variant>
        <vt:i4>1376312</vt:i4>
      </vt:variant>
      <vt:variant>
        <vt:i4>98</vt:i4>
      </vt:variant>
      <vt:variant>
        <vt:i4>0</vt:i4>
      </vt:variant>
      <vt:variant>
        <vt:i4>5</vt:i4>
      </vt:variant>
      <vt:variant>
        <vt:lpwstr/>
      </vt:variant>
      <vt:variant>
        <vt:lpwstr>_Toc411953894</vt:lpwstr>
      </vt:variant>
      <vt:variant>
        <vt:i4>1376312</vt:i4>
      </vt:variant>
      <vt:variant>
        <vt:i4>92</vt:i4>
      </vt:variant>
      <vt:variant>
        <vt:i4>0</vt:i4>
      </vt:variant>
      <vt:variant>
        <vt:i4>5</vt:i4>
      </vt:variant>
      <vt:variant>
        <vt:lpwstr/>
      </vt:variant>
      <vt:variant>
        <vt:lpwstr>_Toc411953893</vt:lpwstr>
      </vt:variant>
      <vt:variant>
        <vt:i4>1376312</vt:i4>
      </vt:variant>
      <vt:variant>
        <vt:i4>86</vt:i4>
      </vt:variant>
      <vt:variant>
        <vt:i4>0</vt:i4>
      </vt:variant>
      <vt:variant>
        <vt:i4>5</vt:i4>
      </vt:variant>
      <vt:variant>
        <vt:lpwstr/>
      </vt:variant>
      <vt:variant>
        <vt:lpwstr>_Toc411953892</vt:lpwstr>
      </vt:variant>
      <vt:variant>
        <vt:i4>1376312</vt:i4>
      </vt:variant>
      <vt:variant>
        <vt:i4>80</vt:i4>
      </vt:variant>
      <vt:variant>
        <vt:i4>0</vt:i4>
      </vt:variant>
      <vt:variant>
        <vt:i4>5</vt:i4>
      </vt:variant>
      <vt:variant>
        <vt:lpwstr/>
      </vt:variant>
      <vt:variant>
        <vt:lpwstr>_Toc411953891</vt:lpwstr>
      </vt:variant>
      <vt:variant>
        <vt:i4>1376312</vt:i4>
      </vt:variant>
      <vt:variant>
        <vt:i4>74</vt:i4>
      </vt:variant>
      <vt:variant>
        <vt:i4>0</vt:i4>
      </vt:variant>
      <vt:variant>
        <vt:i4>5</vt:i4>
      </vt:variant>
      <vt:variant>
        <vt:lpwstr/>
      </vt:variant>
      <vt:variant>
        <vt:lpwstr>_Toc411953890</vt:lpwstr>
      </vt:variant>
      <vt:variant>
        <vt:i4>1310776</vt:i4>
      </vt:variant>
      <vt:variant>
        <vt:i4>68</vt:i4>
      </vt:variant>
      <vt:variant>
        <vt:i4>0</vt:i4>
      </vt:variant>
      <vt:variant>
        <vt:i4>5</vt:i4>
      </vt:variant>
      <vt:variant>
        <vt:lpwstr/>
      </vt:variant>
      <vt:variant>
        <vt:lpwstr>_Toc411953889</vt:lpwstr>
      </vt:variant>
      <vt:variant>
        <vt:i4>1310776</vt:i4>
      </vt:variant>
      <vt:variant>
        <vt:i4>62</vt:i4>
      </vt:variant>
      <vt:variant>
        <vt:i4>0</vt:i4>
      </vt:variant>
      <vt:variant>
        <vt:i4>5</vt:i4>
      </vt:variant>
      <vt:variant>
        <vt:lpwstr/>
      </vt:variant>
      <vt:variant>
        <vt:lpwstr>_Toc411953888</vt:lpwstr>
      </vt:variant>
      <vt:variant>
        <vt:i4>1310776</vt:i4>
      </vt:variant>
      <vt:variant>
        <vt:i4>56</vt:i4>
      </vt:variant>
      <vt:variant>
        <vt:i4>0</vt:i4>
      </vt:variant>
      <vt:variant>
        <vt:i4>5</vt:i4>
      </vt:variant>
      <vt:variant>
        <vt:lpwstr/>
      </vt:variant>
      <vt:variant>
        <vt:lpwstr>_Toc411953887</vt:lpwstr>
      </vt:variant>
      <vt:variant>
        <vt:i4>1310776</vt:i4>
      </vt:variant>
      <vt:variant>
        <vt:i4>50</vt:i4>
      </vt:variant>
      <vt:variant>
        <vt:i4>0</vt:i4>
      </vt:variant>
      <vt:variant>
        <vt:i4>5</vt:i4>
      </vt:variant>
      <vt:variant>
        <vt:lpwstr/>
      </vt:variant>
      <vt:variant>
        <vt:lpwstr>_Toc411953886</vt:lpwstr>
      </vt:variant>
      <vt:variant>
        <vt:i4>1310776</vt:i4>
      </vt:variant>
      <vt:variant>
        <vt:i4>44</vt:i4>
      </vt:variant>
      <vt:variant>
        <vt:i4>0</vt:i4>
      </vt:variant>
      <vt:variant>
        <vt:i4>5</vt:i4>
      </vt:variant>
      <vt:variant>
        <vt:lpwstr/>
      </vt:variant>
      <vt:variant>
        <vt:lpwstr>_Toc411953885</vt:lpwstr>
      </vt:variant>
      <vt:variant>
        <vt:i4>1310776</vt:i4>
      </vt:variant>
      <vt:variant>
        <vt:i4>38</vt:i4>
      </vt:variant>
      <vt:variant>
        <vt:i4>0</vt:i4>
      </vt:variant>
      <vt:variant>
        <vt:i4>5</vt:i4>
      </vt:variant>
      <vt:variant>
        <vt:lpwstr/>
      </vt:variant>
      <vt:variant>
        <vt:lpwstr>_Toc411953884</vt:lpwstr>
      </vt:variant>
      <vt:variant>
        <vt:i4>1310776</vt:i4>
      </vt:variant>
      <vt:variant>
        <vt:i4>32</vt:i4>
      </vt:variant>
      <vt:variant>
        <vt:i4>0</vt:i4>
      </vt:variant>
      <vt:variant>
        <vt:i4>5</vt:i4>
      </vt:variant>
      <vt:variant>
        <vt:lpwstr/>
      </vt:variant>
      <vt:variant>
        <vt:lpwstr>_Toc411953883</vt:lpwstr>
      </vt:variant>
      <vt:variant>
        <vt:i4>1310776</vt:i4>
      </vt:variant>
      <vt:variant>
        <vt:i4>26</vt:i4>
      </vt:variant>
      <vt:variant>
        <vt:i4>0</vt:i4>
      </vt:variant>
      <vt:variant>
        <vt:i4>5</vt:i4>
      </vt:variant>
      <vt:variant>
        <vt:lpwstr/>
      </vt:variant>
      <vt:variant>
        <vt:lpwstr>_Toc411953882</vt:lpwstr>
      </vt:variant>
      <vt:variant>
        <vt:i4>1310776</vt:i4>
      </vt:variant>
      <vt:variant>
        <vt:i4>20</vt:i4>
      </vt:variant>
      <vt:variant>
        <vt:i4>0</vt:i4>
      </vt:variant>
      <vt:variant>
        <vt:i4>5</vt:i4>
      </vt:variant>
      <vt:variant>
        <vt:lpwstr/>
      </vt:variant>
      <vt:variant>
        <vt:lpwstr>_Toc411953881</vt:lpwstr>
      </vt:variant>
      <vt:variant>
        <vt:i4>1310776</vt:i4>
      </vt:variant>
      <vt:variant>
        <vt:i4>14</vt:i4>
      </vt:variant>
      <vt:variant>
        <vt:i4>0</vt:i4>
      </vt:variant>
      <vt:variant>
        <vt:i4>5</vt:i4>
      </vt:variant>
      <vt:variant>
        <vt:lpwstr/>
      </vt:variant>
      <vt:variant>
        <vt:lpwstr>_Toc411953880</vt:lpwstr>
      </vt:variant>
      <vt:variant>
        <vt:i4>1769528</vt:i4>
      </vt:variant>
      <vt:variant>
        <vt:i4>8</vt:i4>
      </vt:variant>
      <vt:variant>
        <vt:i4>0</vt:i4>
      </vt:variant>
      <vt:variant>
        <vt:i4>5</vt:i4>
      </vt:variant>
      <vt:variant>
        <vt:lpwstr/>
      </vt:variant>
      <vt:variant>
        <vt:lpwstr>_Toc411953879</vt:lpwstr>
      </vt:variant>
      <vt:variant>
        <vt:i4>1769528</vt:i4>
      </vt:variant>
      <vt:variant>
        <vt:i4>2</vt:i4>
      </vt:variant>
      <vt:variant>
        <vt:i4>0</vt:i4>
      </vt:variant>
      <vt:variant>
        <vt:i4>5</vt:i4>
      </vt:variant>
      <vt:variant>
        <vt:lpwstr/>
      </vt:variant>
      <vt:variant>
        <vt:lpwstr>_Toc411953878</vt:lpwstr>
      </vt:variant>
      <vt:variant>
        <vt:i4>8323074</vt:i4>
      </vt:variant>
      <vt:variant>
        <vt:i4>0</vt:i4>
      </vt:variant>
      <vt:variant>
        <vt:i4>0</vt:i4>
      </vt:variant>
      <vt:variant>
        <vt:i4>5</vt:i4>
      </vt:variant>
      <vt:variant>
        <vt:lpwstr>http://www.standardsnet.ep.parl.union.eu/standards/cms/Accueil/preconisations/P_Methodologie</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COPI MIN</dc:title>
  <dc:creator>KOUKLAKIS Georgios</dc:creator>
  <cp:lastModifiedBy>DUDAS Elod</cp:lastModifiedBy>
  <cp:revision>2</cp:revision>
  <cp:lastPrinted>1900-12-31T22:00:00Z</cp:lastPrinted>
  <dcterms:created xsi:type="dcterms:W3CDTF">2016-10-27T09:02:00Z</dcterms:created>
  <dcterms:modified xsi:type="dcterms:W3CDTF">2016-10-27T09:02:00Z</dcterms:modified>
</cp:coreProperties>
</file>