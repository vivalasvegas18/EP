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sldx" ContentType="application/vnd.openxmlformats-officedocument.presentationml.slide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1F5CF9" w14:textId="77777777" w:rsidR="00D33D98" w:rsidRPr="001619AA" w:rsidRDefault="004D3095" w:rsidP="001619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3200" w:after="1680" w:line="48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Minutes of the </w:t>
      </w:r>
      <w:r w:rsidR="00FF4FE9">
        <w:rPr>
          <w:b/>
          <w:sz w:val="32"/>
          <w:szCs w:val="32"/>
        </w:rPr>
        <w:t>Trilogue Tables Editor Coordination</w:t>
      </w:r>
      <w:r w:rsidR="0085757D">
        <w:rPr>
          <w:b/>
          <w:sz w:val="32"/>
          <w:szCs w:val="32"/>
        </w:rPr>
        <w:t xml:space="preserve"> </w:t>
      </w:r>
      <w:r w:rsidR="00FF4FE9">
        <w:rPr>
          <w:b/>
          <w:sz w:val="32"/>
          <w:szCs w:val="32"/>
        </w:rPr>
        <w:t>meeting</w:t>
      </w:r>
      <w:r w:rsidR="0085757D">
        <w:rPr>
          <w:b/>
          <w:sz w:val="32"/>
          <w:szCs w:val="32"/>
        </w:rPr>
        <w:br/>
      </w:r>
      <w:r w:rsidR="00FF4FE9">
        <w:rPr>
          <w:b/>
          <w:sz w:val="32"/>
          <w:szCs w:val="32"/>
        </w:rPr>
        <w:t>30/09/2016</w:t>
      </w:r>
      <w:r w:rsidR="0085757D">
        <w:rPr>
          <w:b/>
          <w:sz w:val="32"/>
          <w:szCs w:val="32"/>
        </w:rPr>
        <w:br/>
      </w:r>
    </w:p>
    <w:p w14:paraId="743EB47D" w14:textId="77777777" w:rsidR="00D33D98" w:rsidRPr="00D269A9" w:rsidRDefault="00D33D98" w:rsidP="00D903A1">
      <w:pPr>
        <w:rPr>
          <w:b/>
        </w:rPr>
      </w:pPr>
      <w:r w:rsidRPr="00D269A9">
        <w:rPr>
          <w:b/>
        </w:rPr>
        <w:t>Purpose:</w:t>
      </w:r>
    </w:p>
    <w:p w14:paraId="249F1F2A" w14:textId="77777777" w:rsidR="00CC16FA" w:rsidRPr="00D269A9" w:rsidRDefault="002A2655" w:rsidP="00D269A9">
      <w:r w:rsidRPr="00DB525B">
        <w:t xml:space="preserve">These minutes are not a verbatim of the </w:t>
      </w:r>
      <w:r>
        <w:t>Trilogue Tables Editor coordination meeting</w:t>
      </w:r>
      <w:r w:rsidRPr="00E746E5">
        <w:t>. They provide a summary of what was said and record relevant information exchanged and decisions.</w:t>
      </w:r>
      <w:r>
        <w:t xml:space="preserve"> </w:t>
      </w:r>
    </w:p>
    <w:p w14:paraId="077B5C90" w14:textId="77777777" w:rsidR="00D33D98" w:rsidRPr="00D269A9" w:rsidRDefault="00D33D98" w:rsidP="00D269A9">
      <w:pPr>
        <w:sectPr w:rsidR="00D33D98" w:rsidRPr="00D269A9" w:rsidSect="007E5E47">
          <w:headerReference w:type="default" r:id="rId8"/>
          <w:footerReference w:type="default" r:id="rId9"/>
          <w:pgSz w:w="11906" w:h="16838"/>
          <w:pgMar w:top="2656" w:right="1134" w:bottom="1440" w:left="1134" w:header="2336" w:footer="709" w:gutter="0"/>
          <w:cols w:space="708"/>
          <w:rtlGutter/>
          <w:docGrid w:linePitch="360"/>
        </w:sectPr>
      </w:pPr>
    </w:p>
    <w:p w14:paraId="229AACAC" w14:textId="77777777" w:rsidR="00D33D98" w:rsidRPr="00D269A9" w:rsidRDefault="00D269A9" w:rsidP="00332F85">
      <w:pPr>
        <w:pStyle w:val="Simpletitle"/>
        <w:rPr>
          <w:caps w:val="0"/>
          <w:smallCaps/>
          <w:sz w:val="28"/>
          <w:szCs w:val="28"/>
        </w:rPr>
      </w:pPr>
      <w:bookmarkStart w:id="0" w:name="_Toc127090513"/>
      <w:r w:rsidRPr="00D269A9">
        <w:rPr>
          <w:caps w:val="0"/>
          <w:smallCaps/>
          <w:sz w:val="28"/>
          <w:szCs w:val="28"/>
        </w:rPr>
        <w:lastRenderedPageBreak/>
        <w:t>Table of contents</w:t>
      </w:r>
    </w:p>
    <w:p w14:paraId="22DF0A58" w14:textId="77777777" w:rsidR="002A2655" w:rsidRDefault="00D33D98">
      <w:pPr>
        <w:pStyle w:val="TOC1"/>
        <w:rPr>
          <w:rFonts w:asciiTheme="minorHAnsi" w:eastAsiaTheme="minorEastAsia" w:hAnsiTheme="minorHAnsi" w:cstheme="minorBidi"/>
          <w:b w:val="0"/>
          <w:caps w:val="0"/>
        </w:rPr>
      </w:pPr>
      <w:r w:rsidRPr="000F170E">
        <w:rPr>
          <w:color w:val="E36C0A"/>
        </w:rPr>
        <w:fldChar w:fldCharType="begin"/>
      </w:r>
      <w:r w:rsidRPr="000F170E">
        <w:rPr>
          <w:color w:val="E36C0A"/>
        </w:rPr>
        <w:instrText xml:space="preserve"> TOC \o "1-3" \h \z \u </w:instrText>
      </w:r>
      <w:r w:rsidRPr="000F170E">
        <w:rPr>
          <w:color w:val="E36C0A"/>
        </w:rPr>
        <w:fldChar w:fldCharType="separate"/>
      </w:r>
      <w:hyperlink w:anchor="_Toc463274783" w:history="1">
        <w:r w:rsidR="002A2655" w:rsidRPr="00A0402F">
          <w:rPr>
            <w:rStyle w:val="Hyperlink"/>
          </w:rPr>
          <w:t>1.</w:t>
        </w:r>
        <w:r w:rsidR="002A2655">
          <w:rPr>
            <w:rFonts w:asciiTheme="minorHAnsi" w:eastAsiaTheme="minorEastAsia" w:hAnsiTheme="minorHAnsi" w:cstheme="minorBidi"/>
            <w:b w:val="0"/>
            <w:caps w:val="0"/>
          </w:rPr>
          <w:tab/>
        </w:r>
        <w:r w:rsidR="002A2655" w:rsidRPr="00A0402F">
          <w:rPr>
            <w:rStyle w:val="Hyperlink"/>
          </w:rPr>
          <w:t>Introduction</w:t>
        </w:r>
        <w:r w:rsidR="002A2655">
          <w:rPr>
            <w:webHidden/>
          </w:rPr>
          <w:tab/>
        </w:r>
        <w:r w:rsidR="002A2655">
          <w:rPr>
            <w:webHidden/>
          </w:rPr>
          <w:fldChar w:fldCharType="begin"/>
        </w:r>
        <w:r w:rsidR="002A2655">
          <w:rPr>
            <w:webHidden/>
          </w:rPr>
          <w:instrText xml:space="preserve"> PAGEREF _Toc463274783 \h </w:instrText>
        </w:r>
        <w:r w:rsidR="002A2655">
          <w:rPr>
            <w:webHidden/>
          </w:rPr>
        </w:r>
        <w:r w:rsidR="002A2655">
          <w:rPr>
            <w:webHidden/>
          </w:rPr>
          <w:fldChar w:fldCharType="separate"/>
        </w:r>
        <w:r w:rsidR="002A2655">
          <w:rPr>
            <w:webHidden/>
          </w:rPr>
          <w:t>3</w:t>
        </w:r>
        <w:r w:rsidR="002A2655">
          <w:rPr>
            <w:webHidden/>
          </w:rPr>
          <w:fldChar w:fldCharType="end"/>
        </w:r>
      </w:hyperlink>
    </w:p>
    <w:p w14:paraId="619C8CDC" w14:textId="77777777" w:rsidR="002A2655" w:rsidRDefault="009046AF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274784" w:history="1">
        <w:r w:rsidR="002A2655" w:rsidRPr="00A0402F">
          <w:rPr>
            <w:rStyle w:val="Hyperlink"/>
          </w:rPr>
          <w:t>1.1</w:t>
        </w:r>
        <w:r w:rsidR="002A2655">
          <w:rPr>
            <w:rFonts w:asciiTheme="minorHAnsi" w:eastAsiaTheme="minorEastAsia" w:hAnsiTheme="minorHAnsi" w:cstheme="minorBidi"/>
            <w:smallCaps w:val="0"/>
          </w:rPr>
          <w:tab/>
        </w:r>
        <w:r w:rsidR="002A2655" w:rsidRPr="00A0402F">
          <w:rPr>
            <w:rStyle w:val="Hyperlink"/>
          </w:rPr>
          <w:t>Agenda</w:t>
        </w:r>
        <w:r w:rsidR="002A2655">
          <w:rPr>
            <w:webHidden/>
          </w:rPr>
          <w:tab/>
        </w:r>
        <w:r w:rsidR="002A2655">
          <w:rPr>
            <w:webHidden/>
          </w:rPr>
          <w:fldChar w:fldCharType="begin"/>
        </w:r>
        <w:r w:rsidR="002A2655">
          <w:rPr>
            <w:webHidden/>
          </w:rPr>
          <w:instrText xml:space="preserve"> PAGEREF _Toc463274784 \h </w:instrText>
        </w:r>
        <w:r w:rsidR="002A2655">
          <w:rPr>
            <w:webHidden/>
          </w:rPr>
        </w:r>
        <w:r w:rsidR="002A2655">
          <w:rPr>
            <w:webHidden/>
          </w:rPr>
          <w:fldChar w:fldCharType="separate"/>
        </w:r>
        <w:r w:rsidR="002A2655">
          <w:rPr>
            <w:webHidden/>
          </w:rPr>
          <w:t>3</w:t>
        </w:r>
        <w:r w:rsidR="002A2655">
          <w:rPr>
            <w:webHidden/>
          </w:rPr>
          <w:fldChar w:fldCharType="end"/>
        </w:r>
      </w:hyperlink>
    </w:p>
    <w:p w14:paraId="4DD4CB48" w14:textId="77777777" w:rsidR="002A2655" w:rsidRDefault="009046AF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274785" w:history="1">
        <w:r w:rsidR="002A2655" w:rsidRPr="00A0402F">
          <w:rPr>
            <w:rStyle w:val="Hyperlink"/>
          </w:rPr>
          <w:t>1.2</w:t>
        </w:r>
        <w:r w:rsidR="002A2655">
          <w:rPr>
            <w:rFonts w:asciiTheme="minorHAnsi" w:eastAsiaTheme="minorEastAsia" w:hAnsiTheme="minorHAnsi" w:cstheme="minorBidi"/>
            <w:smallCaps w:val="0"/>
          </w:rPr>
          <w:tab/>
        </w:r>
        <w:r w:rsidR="002A2655" w:rsidRPr="00A0402F">
          <w:rPr>
            <w:rStyle w:val="Hyperlink"/>
          </w:rPr>
          <w:t>Participants</w:t>
        </w:r>
        <w:r w:rsidR="002A2655">
          <w:rPr>
            <w:webHidden/>
          </w:rPr>
          <w:tab/>
        </w:r>
        <w:r w:rsidR="002A2655">
          <w:rPr>
            <w:webHidden/>
          </w:rPr>
          <w:fldChar w:fldCharType="begin"/>
        </w:r>
        <w:r w:rsidR="002A2655">
          <w:rPr>
            <w:webHidden/>
          </w:rPr>
          <w:instrText xml:space="preserve"> PAGEREF _Toc463274785 \h </w:instrText>
        </w:r>
        <w:r w:rsidR="002A2655">
          <w:rPr>
            <w:webHidden/>
          </w:rPr>
        </w:r>
        <w:r w:rsidR="002A2655">
          <w:rPr>
            <w:webHidden/>
          </w:rPr>
          <w:fldChar w:fldCharType="separate"/>
        </w:r>
        <w:r w:rsidR="002A2655">
          <w:rPr>
            <w:webHidden/>
          </w:rPr>
          <w:t>3</w:t>
        </w:r>
        <w:r w:rsidR="002A2655">
          <w:rPr>
            <w:webHidden/>
          </w:rPr>
          <w:fldChar w:fldCharType="end"/>
        </w:r>
      </w:hyperlink>
    </w:p>
    <w:p w14:paraId="7787708E" w14:textId="77777777" w:rsidR="002A2655" w:rsidRDefault="009046AF">
      <w:pPr>
        <w:pStyle w:val="TOC1"/>
        <w:rPr>
          <w:rFonts w:asciiTheme="minorHAnsi" w:eastAsiaTheme="minorEastAsia" w:hAnsiTheme="minorHAnsi" w:cstheme="minorBidi"/>
          <w:b w:val="0"/>
          <w:caps w:val="0"/>
        </w:rPr>
      </w:pPr>
      <w:hyperlink w:anchor="_Toc463274786" w:history="1">
        <w:r w:rsidR="002A2655" w:rsidRPr="00A0402F">
          <w:rPr>
            <w:rStyle w:val="Hyperlink"/>
          </w:rPr>
          <w:t>2</w:t>
        </w:r>
        <w:r w:rsidR="002A2655">
          <w:rPr>
            <w:rFonts w:asciiTheme="minorHAnsi" w:eastAsiaTheme="minorEastAsia" w:hAnsiTheme="minorHAnsi" w:cstheme="minorBidi"/>
            <w:b w:val="0"/>
            <w:caps w:val="0"/>
          </w:rPr>
          <w:tab/>
        </w:r>
        <w:r w:rsidR="002A2655" w:rsidRPr="00A0402F">
          <w:rPr>
            <w:rStyle w:val="Hyperlink"/>
          </w:rPr>
          <w:t>Meeting details</w:t>
        </w:r>
        <w:r w:rsidR="002A2655">
          <w:rPr>
            <w:webHidden/>
          </w:rPr>
          <w:tab/>
        </w:r>
        <w:r w:rsidR="002A2655">
          <w:rPr>
            <w:webHidden/>
          </w:rPr>
          <w:fldChar w:fldCharType="begin"/>
        </w:r>
        <w:r w:rsidR="002A2655">
          <w:rPr>
            <w:webHidden/>
          </w:rPr>
          <w:instrText xml:space="preserve"> PAGEREF _Toc463274786 \h </w:instrText>
        </w:r>
        <w:r w:rsidR="002A2655">
          <w:rPr>
            <w:webHidden/>
          </w:rPr>
        </w:r>
        <w:r w:rsidR="002A2655">
          <w:rPr>
            <w:webHidden/>
          </w:rPr>
          <w:fldChar w:fldCharType="separate"/>
        </w:r>
        <w:r w:rsidR="002A2655">
          <w:rPr>
            <w:webHidden/>
          </w:rPr>
          <w:t>5</w:t>
        </w:r>
        <w:r w:rsidR="002A2655">
          <w:rPr>
            <w:webHidden/>
          </w:rPr>
          <w:fldChar w:fldCharType="end"/>
        </w:r>
      </w:hyperlink>
    </w:p>
    <w:p w14:paraId="21F5EAE7" w14:textId="77777777" w:rsidR="002A2655" w:rsidRDefault="009046AF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274787" w:history="1">
        <w:r w:rsidR="002A2655" w:rsidRPr="00A0402F">
          <w:rPr>
            <w:rStyle w:val="Hyperlink"/>
          </w:rPr>
          <w:t>2.1</w:t>
        </w:r>
        <w:r w:rsidR="002A2655">
          <w:rPr>
            <w:rFonts w:asciiTheme="minorHAnsi" w:eastAsiaTheme="minorEastAsia" w:hAnsiTheme="minorHAnsi" w:cstheme="minorBidi"/>
            <w:smallCaps w:val="0"/>
          </w:rPr>
          <w:tab/>
        </w:r>
        <w:r w:rsidR="002A2655" w:rsidRPr="00A0402F">
          <w:rPr>
            <w:rStyle w:val="Hyperlink"/>
          </w:rPr>
          <w:t>Council state of play (presentation by the Council)</w:t>
        </w:r>
        <w:r w:rsidR="002A2655">
          <w:rPr>
            <w:webHidden/>
          </w:rPr>
          <w:tab/>
        </w:r>
        <w:r w:rsidR="002A2655">
          <w:rPr>
            <w:webHidden/>
          </w:rPr>
          <w:fldChar w:fldCharType="begin"/>
        </w:r>
        <w:r w:rsidR="002A2655">
          <w:rPr>
            <w:webHidden/>
          </w:rPr>
          <w:instrText xml:space="preserve"> PAGEREF _Toc463274787 \h </w:instrText>
        </w:r>
        <w:r w:rsidR="002A2655">
          <w:rPr>
            <w:webHidden/>
          </w:rPr>
        </w:r>
        <w:r w:rsidR="002A2655">
          <w:rPr>
            <w:webHidden/>
          </w:rPr>
          <w:fldChar w:fldCharType="separate"/>
        </w:r>
        <w:r w:rsidR="002A2655">
          <w:rPr>
            <w:webHidden/>
          </w:rPr>
          <w:t>5</w:t>
        </w:r>
        <w:r w:rsidR="002A2655">
          <w:rPr>
            <w:webHidden/>
          </w:rPr>
          <w:fldChar w:fldCharType="end"/>
        </w:r>
      </w:hyperlink>
    </w:p>
    <w:p w14:paraId="7241685F" w14:textId="77777777" w:rsidR="002A2655" w:rsidRDefault="009046AF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274788" w:history="1">
        <w:r w:rsidR="002A2655" w:rsidRPr="00A0402F">
          <w:rPr>
            <w:rStyle w:val="Hyperlink"/>
          </w:rPr>
          <w:t>2.2</w:t>
        </w:r>
        <w:r w:rsidR="002A2655">
          <w:rPr>
            <w:rFonts w:asciiTheme="minorHAnsi" w:eastAsiaTheme="minorEastAsia" w:hAnsiTheme="minorHAnsi" w:cstheme="minorBidi"/>
            <w:smallCaps w:val="0"/>
          </w:rPr>
          <w:tab/>
        </w:r>
        <w:r w:rsidR="002A2655" w:rsidRPr="00A0402F">
          <w:rPr>
            <w:rStyle w:val="Hyperlink"/>
          </w:rPr>
          <w:t>EP state of play (presentation by the EP)</w:t>
        </w:r>
        <w:r w:rsidR="002A2655">
          <w:rPr>
            <w:webHidden/>
          </w:rPr>
          <w:tab/>
        </w:r>
        <w:r w:rsidR="002A2655">
          <w:rPr>
            <w:webHidden/>
          </w:rPr>
          <w:fldChar w:fldCharType="begin"/>
        </w:r>
        <w:r w:rsidR="002A2655">
          <w:rPr>
            <w:webHidden/>
          </w:rPr>
          <w:instrText xml:space="preserve"> PAGEREF _Toc463274788 \h </w:instrText>
        </w:r>
        <w:r w:rsidR="002A2655">
          <w:rPr>
            <w:webHidden/>
          </w:rPr>
        </w:r>
        <w:r w:rsidR="002A2655">
          <w:rPr>
            <w:webHidden/>
          </w:rPr>
          <w:fldChar w:fldCharType="separate"/>
        </w:r>
        <w:r w:rsidR="002A2655">
          <w:rPr>
            <w:webHidden/>
          </w:rPr>
          <w:t>6</w:t>
        </w:r>
        <w:r w:rsidR="002A2655">
          <w:rPr>
            <w:webHidden/>
          </w:rPr>
          <w:fldChar w:fldCharType="end"/>
        </w:r>
      </w:hyperlink>
    </w:p>
    <w:p w14:paraId="524DF727" w14:textId="77777777" w:rsidR="002A2655" w:rsidRDefault="009046AF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274789" w:history="1">
        <w:r w:rsidR="002A2655" w:rsidRPr="00A0402F">
          <w:rPr>
            <w:rStyle w:val="Hyperlink"/>
          </w:rPr>
          <w:t>2.3</w:t>
        </w:r>
        <w:r w:rsidR="002A2655">
          <w:rPr>
            <w:rFonts w:asciiTheme="minorHAnsi" w:eastAsiaTheme="minorEastAsia" w:hAnsiTheme="minorHAnsi" w:cstheme="minorBidi"/>
            <w:smallCaps w:val="0"/>
          </w:rPr>
          <w:tab/>
        </w:r>
        <w:r w:rsidR="002A2655" w:rsidRPr="00A0402F">
          <w:rPr>
            <w:rStyle w:val="Hyperlink"/>
          </w:rPr>
          <w:t>Agreement on the Steering Committee structure</w:t>
        </w:r>
        <w:r w:rsidR="002A2655">
          <w:rPr>
            <w:webHidden/>
          </w:rPr>
          <w:tab/>
        </w:r>
        <w:r w:rsidR="002A2655">
          <w:rPr>
            <w:webHidden/>
          </w:rPr>
          <w:fldChar w:fldCharType="begin"/>
        </w:r>
        <w:r w:rsidR="002A2655">
          <w:rPr>
            <w:webHidden/>
          </w:rPr>
          <w:instrText xml:space="preserve"> PAGEREF _Toc463274789 \h </w:instrText>
        </w:r>
        <w:r w:rsidR="002A2655">
          <w:rPr>
            <w:webHidden/>
          </w:rPr>
        </w:r>
        <w:r w:rsidR="002A2655">
          <w:rPr>
            <w:webHidden/>
          </w:rPr>
          <w:fldChar w:fldCharType="separate"/>
        </w:r>
        <w:r w:rsidR="002A2655">
          <w:rPr>
            <w:webHidden/>
          </w:rPr>
          <w:t>6</w:t>
        </w:r>
        <w:r w:rsidR="002A2655">
          <w:rPr>
            <w:webHidden/>
          </w:rPr>
          <w:fldChar w:fldCharType="end"/>
        </w:r>
      </w:hyperlink>
    </w:p>
    <w:p w14:paraId="140F69B7" w14:textId="77777777" w:rsidR="002A2655" w:rsidRDefault="009046AF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274790" w:history="1">
        <w:r w:rsidR="002A2655" w:rsidRPr="00A0402F">
          <w:rPr>
            <w:rStyle w:val="Hyperlink"/>
          </w:rPr>
          <w:t>2.4</w:t>
        </w:r>
        <w:r w:rsidR="002A2655">
          <w:rPr>
            <w:rFonts w:asciiTheme="minorHAnsi" w:eastAsiaTheme="minorEastAsia" w:hAnsiTheme="minorHAnsi" w:cstheme="minorBidi"/>
            <w:smallCaps w:val="0"/>
          </w:rPr>
          <w:tab/>
        </w:r>
        <w:r w:rsidR="002A2655" w:rsidRPr="00A0402F">
          <w:rPr>
            <w:rStyle w:val="Hyperlink"/>
          </w:rPr>
          <w:t>Points of discussion: Commission involvement, Joint Note to the SCs</w:t>
        </w:r>
        <w:r w:rsidR="002A2655">
          <w:rPr>
            <w:webHidden/>
          </w:rPr>
          <w:tab/>
        </w:r>
        <w:r w:rsidR="002A2655">
          <w:rPr>
            <w:webHidden/>
          </w:rPr>
          <w:fldChar w:fldCharType="begin"/>
        </w:r>
        <w:r w:rsidR="002A2655">
          <w:rPr>
            <w:webHidden/>
          </w:rPr>
          <w:instrText xml:space="preserve"> PAGEREF _Toc463274790 \h </w:instrText>
        </w:r>
        <w:r w:rsidR="002A2655">
          <w:rPr>
            <w:webHidden/>
          </w:rPr>
        </w:r>
        <w:r w:rsidR="002A2655">
          <w:rPr>
            <w:webHidden/>
          </w:rPr>
          <w:fldChar w:fldCharType="separate"/>
        </w:r>
        <w:r w:rsidR="002A2655">
          <w:rPr>
            <w:webHidden/>
          </w:rPr>
          <w:t>7</w:t>
        </w:r>
        <w:r w:rsidR="002A2655">
          <w:rPr>
            <w:webHidden/>
          </w:rPr>
          <w:fldChar w:fldCharType="end"/>
        </w:r>
      </w:hyperlink>
    </w:p>
    <w:p w14:paraId="2E573D17" w14:textId="77777777" w:rsidR="002A2655" w:rsidRDefault="009046AF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274791" w:history="1">
        <w:r w:rsidR="002A2655" w:rsidRPr="00A0402F">
          <w:rPr>
            <w:rStyle w:val="Hyperlink"/>
          </w:rPr>
          <w:t>2.5</w:t>
        </w:r>
        <w:r w:rsidR="002A2655">
          <w:rPr>
            <w:rFonts w:asciiTheme="minorHAnsi" w:eastAsiaTheme="minorEastAsia" w:hAnsiTheme="minorHAnsi" w:cstheme="minorBidi"/>
            <w:smallCaps w:val="0"/>
          </w:rPr>
          <w:tab/>
        </w:r>
        <w:r w:rsidR="002A2655" w:rsidRPr="00A0402F">
          <w:rPr>
            <w:rStyle w:val="Hyperlink"/>
          </w:rPr>
          <w:t>Next steps</w:t>
        </w:r>
        <w:r w:rsidR="002A2655">
          <w:rPr>
            <w:webHidden/>
          </w:rPr>
          <w:tab/>
        </w:r>
        <w:r w:rsidR="002A2655">
          <w:rPr>
            <w:webHidden/>
          </w:rPr>
          <w:fldChar w:fldCharType="begin"/>
        </w:r>
        <w:r w:rsidR="002A2655">
          <w:rPr>
            <w:webHidden/>
          </w:rPr>
          <w:instrText xml:space="preserve"> PAGEREF _Toc463274791 \h </w:instrText>
        </w:r>
        <w:r w:rsidR="002A2655">
          <w:rPr>
            <w:webHidden/>
          </w:rPr>
        </w:r>
        <w:r w:rsidR="002A2655">
          <w:rPr>
            <w:webHidden/>
          </w:rPr>
          <w:fldChar w:fldCharType="separate"/>
        </w:r>
        <w:r w:rsidR="002A2655">
          <w:rPr>
            <w:webHidden/>
          </w:rPr>
          <w:t>8</w:t>
        </w:r>
        <w:r w:rsidR="002A2655">
          <w:rPr>
            <w:webHidden/>
          </w:rPr>
          <w:fldChar w:fldCharType="end"/>
        </w:r>
      </w:hyperlink>
    </w:p>
    <w:p w14:paraId="63CF6A41" w14:textId="77777777" w:rsidR="002A2655" w:rsidRDefault="009046AF">
      <w:pPr>
        <w:pStyle w:val="TOC1"/>
        <w:rPr>
          <w:rFonts w:asciiTheme="minorHAnsi" w:eastAsiaTheme="minorEastAsia" w:hAnsiTheme="minorHAnsi" w:cstheme="minorBidi"/>
          <w:b w:val="0"/>
          <w:caps w:val="0"/>
        </w:rPr>
      </w:pPr>
      <w:hyperlink w:anchor="_Toc463274792" w:history="1">
        <w:r w:rsidR="002A2655" w:rsidRPr="00A0402F">
          <w:rPr>
            <w:rStyle w:val="Hyperlink"/>
          </w:rPr>
          <w:t>3</w:t>
        </w:r>
        <w:r w:rsidR="002A2655">
          <w:rPr>
            <w:rFonts w:asciiTheme="minorHAnsi" w:eastAsiaTheme="minorEastAsia" w:hAnsiTheme="minorHAnsi" w:cstheme="minorBidi"/>
            <w:b w:val="0"/>
            <w:caps w:val="0"/>
          </w:rPr>
          <w:tab/>
        </w:r>
        <w:r w:rsidR="002A2655" w:rsidRPr="00A0402F">
          <w:rPr>
            <w:rStyle w:val="Hyperlink"/>
          </w:rPr>
          <w:t>Conclusions, Decisions, Actions, Next meeting</w:t>
        </w:r>
        <w:r w:rsidR="002A2655">
          <w:rPr>
            <w:webHidden/>
          </w:rPr>
          <w:tab/>
        </w:r>
        <w:r w:rsidR="002A2655">
          <w:rPr>
            <w:webHidden/>
          </w:rPr>
          <w:fldChar w:fldCharType="begin"/>
        </w:r>
        <w:r w:rsidR="002A2655">
          <w:rPr>
            <w:webHidden/>
          </w:rPr>
          <w:instrText xml:space="preserve"> PAGEREF _Toc463274792 \h </w:instrText>
        </w:r>
        <w:r w:rsidR="002A2655">
          <w:rPr>
            <w:webHidden/>
          </w:rPr>
        </w:r>
        <w:r w:rsidR="002A2655">
          <w:rPr>
            <w:webHidden/>
          </w:rPr>
          <w:fldChar w:fldCharType="separate"/>
        </w:r>
        <w:r w:rsidR="002A2655">
          <w:rPr>
            <w:webHidden/>
          </w:rPr>
          <w:t>9</w:t>
        </w:r>
        <w:r w:rsidR="002A2655">
          <w:rPr>
            <w:webHidden/>
          </w:rPr>
          <w:fldChar w:fldCharType="end"/>
        </w:r>
      </w:hyperlink>
    </w:p>
    <w:p w14:paraId="272C23B8" w14:textId="77777777" w:rsidR="002A2655" w:rsidRDefault="009046AF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274793" w:history="1">
        <w:r w:rsidR="002A2655" w:rsidRPr="00A0402F">
          <w:rPr>
            <w:rStyle w:val="Hyperlink"/>
          </w:rPr>
          <w:t>3.1</w:t>
        </w:r>
        <w:r w:rsidR="002A2655">
          <w:rPr>
            <w:rFonts w:asciiTheme="minorHAnsi" w:eastAsiaTheme="minorEastAsia" w:hAnsiTheme="minorHAnsi" w:cstheme="minorBidi"/>
            <w:smallCaps w:val="0"/>
          </w:rPr>
          <w:tab/>
        </w:r>
        <w:r w:rsidR="002A2655" w:rsidRPr="00A0402F">
          <w:rPr>
            <w:rStyle w:val="Hyperlink"/>
          </w:rPr>
          <w:t>Conclusions</w:t>
        </w:r>
        <w:r w:rsidR="002A2655">
          <w:rPr>
            <w:webHidden/>
          </w:rPr>
          <w:tab/>
        </w:r>
        <w:r w:rsidR="002A2655">
          <w:rPr>
            <w:webHidden/>
          </w:rPr>
          <w:fldChar w:fldCharType="begin"/>
        </w:r>
        <w:r w:rsidR="002A2655">
          <w:rPr>
            <w:webHidden/>
          </w:rPr>
          <w:instrText xml:space="preserve"> PAGEREF _Toc463274793 \h </w:instrText>
        </w:r>
        <w:r w:rsidR="002A2655">
          <w:rPr>
            <w:webHidden/>
          </w:rPr>
        </w:r>
        <w:r w:rsidR="002A2655">
          <w:rPr>
            <w:webHidden/>
          </w:rPr>
          <w:fldChar w:fldCharType="separate"/>
        </w:r>
        <w:r w:rsidR="002A2655">
          <w:rPr>
            <w:webHidden/>
          </w:rPr>
          <w:t>9</w:t>
        </w:r>
        <w:r w:rsidR="002A2655">
          <w:rPr>
            <w:webHidden/>
          </w:rPr>
          <w:fldChar w:fldCharType="end"/>
        </w:r>
      </w:hyperlink>
    </w:p>
    <w:p w14:paraId="63631718" w14:textId="77777777" w:rsidR="002A2655" w:rsidRDefault="009046AF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274794" w:history="1">
        <w:r w:rsidR="002A2655" w:rsidRPr="00A0402F">
          <w:rPr>
            <w:rStyle w:val="Hyperlink"/>
          </w:rPr>
          <w:t>3.2</w:t>
        </w:r>
        <w:r w:rsidR="002A2655">
          <w:rPr>
            <w:rFonts w:asciiTheme="minorHAnsi" w:eastAsiaTheme="minorEastAsia" w:hAnsiTheme="minorHAnsi" w:cstheme="minorBidi"/>
            <w:smallCaps w:val="0"/>
          </w:rPr>
          <w:tab/>
        </w:r>
        <w:r w:rsidR="002A2655" w:rsidRPr="00A0402F">
          <w:rPr>
            <w:rStyle w:val="Hyperlink"/>
          </w:rPr>
          <w:t>Decisions</w:t>
        </w:r>
        <w:r w:rsidR="002A2655">
          <w:rPr>
            <w:webHidden/>
          </w:rPr>
          <w:tab/>
        </w:r>
        <w:r w:rsidR="002A2655">
          <w:rPr>
            <w:webHidden/>
          </w:rPr>
          <w:fldChar w:fldCharType="begin"/>
        </w:r>
        <w:r w:rsidR="002A2655">
          <w:rPr>
            <w:webHidden/>
          </w:rPr>
          <w:instrText xml:space="preserve"> PAGEREF _Toc463274794 \h </w:instrText>
        </w:r>
        <w:r w:rsidR="002A2655">
          <w:rPr>
            <w:webHidden/>
          </w:rPr>
        </w:r>
        <w:r w:rsidR="002A2655">
          <w:rPr>
            <w:webHidden/>
          </w:rPr>
          <w:fldChar w:fldCharType="separate"/>
        </w:r>
        <w:r w:rsidR="002A2655">
          <w:rPr>
            <w:webHidden/>
          </w:rPr>
          <w:t>9</w:t>
        </w:r>
        <w:r w:rsidR="002A2655">
          <w:rPr>
            <w:webHidden/>
          </w:rPr>
          <w:fldChar w:fldCharType="end"/>
        </w:r>
      </w:hyperlink>
    </w:p>
    <w:p w14:paraId="6B79D7F8" w14:textId="77777777" w:rsidR="002A2655" w:rsidRDefault="009046AF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274795" w:history="1">
        <w:r w:rsidR="002A2655" w:rsidRPr="00A0402F">
          <w:rPr>
            <w:rStyle w:val="Hyperlink"/>
          </w:rPr>
          <w:t>3.3</w:t>
        </w:r>
        <w:r w:rsidR="002A2655">
          <w:rPr>
            <w:rFonts w:asciiTheme="minorHAnsi" w:eastAsiaTheme="minorEastAsia" w:hAnsiTheme="minorHAnsi" w:cstheme="minorBidi"/>
            <w:smallCaps w:val="0"/>
          </w:rPr>
          <w:tab/>
        </w:r>
        <w:r w:rsidR="002A2655" w:rsidRPr="00A0402F">
          <w:rPr>
            <w:rStyle w:val="Hyperlink"/>
          </w:rPr>
          <w:t>Actions</w:t>
        </w:r>
        <w:r w:rsidR="002A2655">
          <w:rPr>
            <w:webHidden/>
          </w:rPr>
          <w:tab/>
        </w:r>
        <w:r w:rsidR="002A2655">
          <w:rPr>
            <w:webHidden/>
          </w:rPr>
          <w:fldChar w:fldCharType="begin"/>
        </w:r>
        <w:r w:rsidR="002A2655">
          <w:rPr>
            <w:webHidden/>
          </w:rPr>
          <w:instrText xml:space="preserve"> PAGEREF _Toc463274795 \h </w:instrText>
        </w:r>
        <w:r w:rsidR="002A2655">
          <w:rPr>
            <w:webHidden/>
          </w:rPr>
        </w:r>
        <w:r w:rsidR="002A2655">
          <w:rPr>
            <w:webHidden/>
          </w:rPr>
          <w:fldChar w:fldCharType="separate"/>
        </w:r>
        <w:r w:rsidR="002A2655">
          <w:rPr>
            <w:webHidden/>
          </w:rPr>
          <w:t>9</w:t>
        </w:r>
        <w:r w:rsidR="002A2655">
          <w:rPr>
            <w:webHidden/>
          </w:rPr>
          <w:fldChar w:fldCharType="end"/>
        </w:r>
      </w:hyperlink>
    </w:p>
    <w:p w14:paraId="3C5F46A5" w14:textId="77777777" w:rsidR="002A2655" w:rsidRDefault="009046AF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274796" w:history="1">
        <w:r w:rsidR="002A2655" w:rsidRPr="00A0402F">
          <w:rPr>
            <w:rStyle w:val="Hyperlink"/>
          </w:rPr>
          <w:t>3.4</w:t>
        </w:r>
        <w:r w:rsidR="002A2655">
          <w:rPr>
            <w:rFonts w:asciiTheme="minorHAnsi" w:eastAsiaTheme="minorEastAsia" w:hAnsiTheme="minorHAnsi" w:cstheme="minorBidi"/>
            <w:smallCaps w:val="0"/>
          </w:rPr>
          <w:tab/>
        </w:r>
        <w:r w:rsidR="002A2655" w:rsidRPr="00A0402F">
          <w:rPr>
            <w:rStyle w:val="Hyperlink"/>
          </w:rPr>
          <w:t>Next meeting</w:t>
        </w:r>
        <w:r w:rsidR="002A2655">
          <w:rPr>
            <w:webHidden/>
          </w:rPr>
          <w:tab/>
        </w:r>
        <w:r w:rsidR="002A2655">
          <w:rPr>
            <w:webHidden/>
          </w:rPr>
          <w:fldChar w:fldCharType="begin"/>
        </w:r>
        <w:r w:rsidR="002A2655">
          <w:rPr>
            <w:webHidden/>
          </w:rPr>
          <w:instrText xml:space="preserve"> PAGEREF _Toc463274796 \h </w:instrText>
        </w:r>
        <w:r w:rsidR="002A2655">
          <w:rPr>
            <w:webHidden/>
          </w:rPr>
        </w:r>
        <w:r w:rsidR="002A2655">
          <w:rPr>
            <w:webHidden/>
          </w:rPr>
          <w:fldChar w:fldCharType="separate"/>
        </w:r>
        <w:r w:rsidR="002A2655">
          <w:rPr>
            <w:webHidden/>
          </w:rPr>
          <w:t>9</w:t>
        </w:r>
        <w:r w:rsidR="002A2655">
          <w:rPr>
            <w:webHidden/>
          </w:rPr>
          <w:fldChar w:fldCharType="end"/>
        </w:r>
      </w:hyperlink>
    </w:p>
    <w:p w14:paraId="2E260408" w14:textId="77777777" w:rsidR="002A2655" w:rsidRDefault="009046AF">
      <w:pPr>
        <w:pStyle w:val="TOC1"/>
        <w:rPr>
          <w:rFonts w:asciiTheme="minorHAnsi" w:eastAsiaTheme="minorEastAsia" w:hAnsiTheme="minorHAnsi" w:cstheme="minorBidi"/>
          <w:b w:val="0"/>
          <w:caps w:val="0"/>
        </w:rPr>
      </w:pPr>
      <w:hyperlink w:anchor="_Toc463274797" w:history="1">
        <w:r w:rsidR="002A2655" w:rsidRPr="00A0402F">
          <w:rPr>
            <w:rStyle w:val="Hyperlink"/>
          </w:rPr>
          <w:t>4</w:t>
        </w:r>
        <w:r w:rsidR="002A2655">
          <w:rPr>
            <w:rFonts w:asciiTheme="minorHAnsi" w:eastAsiaTheme="minorEastAsia" w:hAnsiTheme="minorHAnsi" w:cstheme="minorBidi"/>
            <w:b w:val="0"/>
            <w:caps w:val="0"/>
          </w:rPr>
          <w:tab/>
        </w:r>
        <w:r w:rsidR="002A2655" w:rsidRPr="00A0402F">
          <w:rPr>
            <w:rStyle w:val="Hyperlink"/>
          </w:rPr>
          <w:t>Annex - Document control</w:t>
        </w:r>
        <w:r w:rsidR="002A2655">
          <w:rPr>
            <w:webHidden/>
          </w:rPr>
          <w:tab/>
        </w:r>
        <w:r w:rsidR="002A2655">
          <w:rPr>
            <w:webHidden/>
          </w:rPr>
          <w:fldChar w:fldCharType="begin"/>
        </w:r>
        <w:r w:rsidR="002A2655">
          <w:rPr>
            <w:webHidden/>
          </w:rPr>
          <w:instrText xml:space="preserve"> PAGEREF _Toc463274797 \h </w:instrText>
        </w:r>
        <w:r w:rsidR="002A2655">
          <w:rPr>
            <w:webHidden/>
          </w:rPr>
        </w:r>
        <w:r w:rsidR="002A2655">
          <w:rPr>
            <w:webHidden/>
          </w:rPr>
          <w:fldChar w:fldCharType="separate"/>
        </w:r>
        <w:r w:rsidR="002A2655">
          <w:rPr>
            <w:webHidden/>
          </w:rPr>
          <w:t>10</w:t>
        </w:r>
        <w:r w:rsidR="002A2655">
          <w:rPr>
            <w:webHidden/>
          </w:rPr>
          <w:fldChar w:fldCharType="end"/>
        </w:r>
      </w:hyperlink>
    </w:p>
    <w:p w14:paraId="03756374" w14:textId="77777777" w:rsidR="002A2655" w:rsidRDefault="009046AF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274798" w:history="1">
        <w:r w:rsidR="002A2655" w:rsidRPr="00A0402F">
          <w:rPr>
            <w:rStyle w:val="Hyperlink"/>
          </w:rPr>
          <w:t>4.1</w:t>
        </w:r>
        <w:r w:rsidR="002A2655">
          <w:rPr>
            <w:rFonts w:asciiTheme="minorHAnsi" w:eastAsiaTheme="minorEastAsia" w:hAnsiTheme="minorHAnsi" w:cstheme="minorBidi"/>
            <w:smallCaps w:val="0"/>
          </w:rPr>
          <w:tab/>
        </w:r>
        <w:r w:rsidR="002A2655" w:rsidRPr="00A0402F">
          <w:rPr>
            <w:rStyle w:val="Hyperlink"/>
          </w:rPr>
          <w:t>Circulation</w:t>
        </w:r>
        <w:r w:rsidR="002A2655">
          <w:rPr>
            <w:webHidden/>
          </w:rPr>
          <w:tab/>
        </w:r>
        <w:r w:rsidR="002A2655">
          <w:rPr>
            <w:webHidden/>
          </w:rPr>
          <w:fldChar w:fldCharType="begin"/>
        </w:r>
        <w:r w:rsidR="002A2655">
          <w:rPr>
            <w:webHidden/>
          </w:rPr>
          <w:instrText xml:space="preserve"> PAGEREF _Toc463274798 \h </w:instrText>
        </w:r>
        <w:r w:rsidR="002A2655">
          <w:rPr>
            <w:webHidden/>
          </w:rPr>
        </w:r>
        <w:r w:rsidR="002A2655">
          <w:rPr>
            <w:webHidden/>
          </w:rPr>
          <w:fldChar w:fldCharType="separate"/>
        </w:r>
        <w:r w:rsidR="002A2655">
          <w:rPr>
            <w:webHidden/>
          </w:rPr>
          <w:t>10</w:t>
        </w:r>
        <w:r w:rsidR="002A2655">
          <w:rPr>
            <w:webHidden/>
          </w:rPr>
          <w:fldChar w:fldCharType="end"/>
        </w:r>
      </w:hyperlink>
    </w:p>
    <w:p w14:paraId="497503A0" w14:textId="77777777" w:rsidR="002A2655" w:rsidRDefault="009046AF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274799" w:history="1">
        <w:r w:rsidR="002A2655" w:rsidRPr="00A0402F">
          <w:rPr>
            <w:rStyle w:val="Hyperlink"/>
          </w:rPr>
          <w:t>4.2</w:t>
        </w:r>
        <w:r w:rsidR="002A2655">
          <w:rPr>
            <w:rFonts w:asciiTheme="minorHAnsi" w:eastAsiaTheme="minorEastAsia" w:hAnsiTheme="minorHAnsi" w:cstheme="minorBidi"/>
            <w:smallCaps w:val="0"/>
          </w:rPr>
          <w:tab/>
        </w:r>
        <w:r w:rsidR="002A2655" w:rsidRPr="00A0402F">
          <w:rPr>
            <w:rStyle w:val="Hyperlink"/>
          </w:rPr>
          <w:t>Change history</w:t>
        </w:r>
        <w:r w:rsidR="002A2655">
          <w:rPr>
            <w:webHidden/>
          </w:rPr>
          <w:tab/>
        </w:r>
        <w:r w:rsidR="002A2655">
          <w:rPr>
            <w:webHidden/>
          </w:rPr>
          <w:fldChar w:fldCharType="begin"/>
        </w:r>
        <w:r w:rsidR="002A2655">
          <w:rPr>
            <w:webHidden/>
          </w:rPr>
          <w:instrText xml:space="preserve"> PAGEREF _Toc463274799 \h </w:instrText>
        </w:r>
        <w:r w:rsidR="002A2655">
          <w:rPr>
            <w:webHidden/>
          </w:rPr>
        </w:r>
        <w:r w:rsidR="002A2655">
          <w:rPr>
            <w:webHidden/>
          </w:rPr>
          <w:fldChar w:fldCharType="separate"/>
        </w:r>
        <w:r w:rsidR="002A2655">
          <w:rPr>
            <w:webHidden/>
          </w:rPr>
          <w:t>10</w:t>
        </w:r>
        <w:r w:rsidR="002A2655">
          <w:rPr>
            <w:webHidden/>
          </w:rPr>
          <w:fldChar w:fldCharType="end"/>
        </w:r>
      </w:hyperlink>
    </w:p>
    <w:p w14:paraId="2918EA97" w14:textId="77777777" w:rsidR="00D33D98" w:rsidRDefault="00D33D98" w:rsidP="00A75FDA">
      <w:r w:rsidRPr="000F170E">
        <w:rPr>
          <w:color w:val="E36C0A"/>
        </w:rPr>
        <w:fldChar w:fldCharType="end"/>
      </w:r>
    </w:p>
    <w:p w14:paraId="3BEC780D" w14:textId="77777777" w:rsidR="00D33D98" w:rsidRPr="007B6DDC" w:rsidRDefault="00857C34" w:rsidP="0014442A">
      <w:pPr>
        <w:pStyle w:val="Heading1"/>
        <w:numPr>
          <w:ilvl w:val="0"/>
          <w:numId w:val="4"/>
        </w:numPr>
      </w:pPr>
      <w:bookmarkStart w:id="1" w:name="_Toc463274783"/>
      <w:bookmarkEnd w:id="0"/>
      <w:r w:rsidRPr="007B6DDC">
        <w:lastRenderedPageBreak/>
        <w:t>Introduction</w:t>
      </w:r>
      <w:bookmarkEnd w:id="1"/>
    </w:p>
    <w:p w14:paraId="79C6525A" w14:textId="77777777" w:rsidR="00857C34" w:rsidRDefault="00857C34" w:rsidP="00857C34">
      <w:pPr>
        <w:rPr>
          <w:lang w:val="en-US" w:eastAsia="ja-JP"/>
        </w:rPr>
      </w:pPr>
    </w:p>
    <w:p w14:paraId="48523969" w14:textId="77777777" w:rsidR="009D1E3D" w:rsidRPr="009D1E3D" w:rsidRDefault="00857C34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2" w:name="_Toc463274784"/>
      <w:r>
        <w:t>Agenda</w:t>
      </w:r>
      <w:r w:rsidR="009D1E3D" w:rsidRPr="00B126AF">
        <w:rPr>
          <w:sz w:val="24"/>
          <w:vertAlign w:val="superscript"/>
        </w:rPr>
        <w:footnoteReference w:id="1"/>
      </w:r>
      <w:bookmarkEnd w:id="2"/>
    </w:p>
    <w:p w14:paraId="15714E95" w14:textId="77777777" w:rsidR="00857C34" w:rsidRDefault="00857C34" w:rsidP="00857C34">
      <w:pPr>
        <w:rPr>
          <w:lang w:val="en-US" w:eastAsia="ja-JP"/>
        </w:rPr>
      </w:pPr>
      <w:r>
        <w:rPr>
          <w:lang w:val="en-US" w:eastAsia="ja-JP"/>
        </w:rPr>
        <w:t>The agenda of the meeting is as follows:</w:t>
      </w:r>
    </w:p>
    <w:p w14:paraId="36E07103" w14:textId="77777777" w:rsidR="005D451D" w:rsidRDefault="005D451D" w:rsidP="0014442A">
      <w:pPr>
        <w:numPr>
          <w:ilvl w:val="0"/>
          <w:numId w:val="5"/>
        </w:numPr>
        <w:tabs>
          <w:tab w:val="left" w:pos="720"/>
        </w:tabs>
        <w:autoSpaceDE w:val="0"/>
        <w:autoSpaceDN w:val="0"/>
        <w:adjustRightInd w:val="0"/>
        <w:rPr>
          <w:rFonts w:cs="Trebuchet MS"/>
          <w:lang w:eastAsia="fr-FR"/>
        </w:rPr>
      </w:pPr>
      <w:r>
        <w:rPr>
          <w:rFonts w:cs="Trebuchet MS"/>
          <w:lang w:eastAsia="fr-FR"/>
        </w:rPr>
        <w:t>Council state of play (presentation by the Council)</w:t>
      </w:r>
    </w:p>
    <w:p w14:paraId="5B5C537C" w14:textId="77777777" w:rsidR="005D451D" w:rsidRDefault="005D451D" w:rsidP="0014442A">
      <w:pPr>
        <w:numPr>
          <w:ilvl w:val="0"/>
          <w:numId w:val="5"/>
        </w:numPr>
        <w:tabs>
          <w:tab w:val="left" w:pos="720"/>
        </w:tabs>
        <w:autoSpaceDE w:val="0"/>
        <w:autoSpaceDN w:val="0"/>
        <w:adjustRightInd w:val="0"/>
        <w:rPr>
          <w:rFonts w:cs="Trebuchet MS"/>
          <w:lang w:eastAsia="fr-FR"/>
        </w:rPr>
      </w:pPr>
      <w:r>
        <w:rPr>
          <w:rFonts w:cs="Trebuchet MS"/>
          <w:lang w:eastAsia="fr-FR"/>
        </w:rPr>
        <w:t>EP state of play (presentation by the EP)</w:t>
      </w:r>
    </w:p>
    <w:p w14:paraId="7FFB9C40" w14:textId="77777777" w:rsidR="005D451D" w:rsidRDefault="005D451D" w:rsidP="0014442A">
      <w:pPr>
        <w:numPr>
          <w:ilvl w:val="0"/>
          <w:numId w:val="5"/>
        </w:numPr>
        <w:tabs>
          <w:tab w:val="left" w:pos="720"/>
        </w:tabs>
        <w:autoSpaceDE w:val="0"/>
        <w:autoSpaceDN w:val="0"/>
        <w:adjustRightInd w:val="0"/>
        <w:rPr>
          <w:rFonts w:cs="Trebuchet MS"/>
          <w:lang w:eastAsia="fr-FR"/>
        </w:rPr>
      </w:pPr>
      <w:r>
        <w:rPr>
          <w:rFonts w:cs="Trebuchet MS"/>
          <w:lang w:eastAsia="fr-FR"/>
        </w:rPr>
        <w:t xml:space="preserve">Agreement on the Steering Committee structure </w:t>
      </w:r>
    </w:p>
    <w:p w14:paraId="72A64C24" w14:textId="77777777" w:rsidR="005D451D" w:rsidRDefault="005D451D" w:rsidP="0014442A">
      <w:pPr>
        <w:numPr>
          <w:ilvl w:val="0"/>
          <w:numId w:val="5"/>
        </w:numPr>
        <w:tabs>
          <w:tab w:val="left" w:pos="720"/>
        </w:tabs>
        <w:autoSpaceDE w:val="0"/>
        <w:autoSpaceDN w:val="0"/>
        <w:adjustRightInd w:val="0"/>
        <w:rPr>
          <w:rFonts w:cs="Trebuchet MS"/>
          <w:lang w:eastAsia="fr-FR"/>
        </w:rPr>
      </w:pPr>
      <w:r>
        <w:rPr>
          <w:rFonts w:cs="Trebuchet MS"/>
          <w:lang w:eastAsia="fr-FR"/>
        </w:rPr>
        <w:t>Points of discussion: Commission involvement, Joint Note to the SGs</w:t>
      </w:r>
    </w:p>
    <w:p w14:paraId="70C3FBE2" w14:textId="77777777" w:rsidR="00857C34" w:rsidRPr="005D451D" w:rsidRDefault="005D451D" w:rsidP="005D451D">
      <w:pPr>
        <w:numPr>
          <w:ilvl w:val="0"/>
          <w:numId w:val="5"/>
        </w:numPr>
        <w:tabs>
          <w:tab w:val="left" w:pos="720"/>
        </w:tabs>
        <w:autoSpaceDE w:val="0"/>
        <w:autoSpaceDN w:val="0"/>
        <w:adjustRightInd w:val="0"/>
        <w:rPr>
          <w:lang w:val="en-US" w:eastAsia="ja-JP"/>
        </w:rPr>
      </w:pPr>
      <w:r>
        <w:rPr>
          <w:rFonts w:cs="Trebuchet MS"/>
          <w:lang w:eastAsia="fr-FR"/>
        </w:rPr>
        <w:t>Next steps</w:t>
      </w:r>
    </w:p>
    <w:p w14:paraId="29A30237" w14:textId="77777777" w:rsidR="005D451D" w:rsidRDefault="005D451D" w:rsidP="005D451D">
      <w:pPr>
        <w:tabs>
          <w:tab w:val="left" w:pos="720"/>
        </w:tabs>
        <w:autoSpaceDE w:val="0"/>
        <w:autoSpaceDN w:val="0"/>
        <w:adjustRightInd w:val="0"/>
        <w:rPr>
          <w:rFonts w:cs="Trebuchet MS"/>
          <w:lang w:eastAsia="fr-FR"/>
        </w:rPr>
      </w:pPr>
    </w:p>
    <w:p w14:paraId="6D98CE38" w14:textId="77777777" w:rsidR="005D451D" w:rsidRDefault="005D451D" w:rsidP="005D451D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3" w:name="_Toc463274785"/>
      <w:r>
        <w:t>Participants</w:t>
      </w:r>
      <w:bookmarkEnd w:id="3"/>
    </w:p>
    <w:p w14:paraId="1A2C3D2C" w14:textId="77777777" w:rsidR="005D451D" w:rsidRPr="00073945" w:rsidRDefault="005D451D" w:rsidP="005D451D">
      <w:pPr>
        <w:rPr>
          <w:b/>
          <w:u w:val="single"/>
          <w:lang w:val="en-US" w:eastAsia="ja-JP"/>
        </w:rPr>
      </w:pPr>
      <w:r w:rsidRPr="00073945">
        <w:rPr>
          <w:b/>
          <w:u w:val="single"/>
          <w:lang w:val="en-US" w:eastAsia="ja-JP"/>
        </w:rPr>
        <w:t>European Parliament</w:t>
      </w:r>
    </w:p>
    <w:p w14:paraId="2E337A28" w14:textId="77777777" w:rsidR="005D451D" w:rsidRPr="002A2655" w:rsidRDefault="005D451D" w:rsidP="005D451D">
      <w:pPr>
        <w:rPr>
          <w:lang w:val="en-US" w:eastAsia="ja-JP"/>
        </w:rPr>
      </w:pPr>
      <w:r w:rsidRPr="002A2655">
        <w:rPr>
          <w:lang w:val="en-US" w:eastAsia="ja-JP"/>
        </w:rPr>
        <w:t>Ellen Robson</w:t>
      </w:r>
      <w:r w:rsidR="002A2655" w:rsidRPr="002A2655">
        <w:rPr>
          <w:lang w:val="en-US" w:eastAsia="ja-JP"/>
        </w:rPr>
        <w:t xml:space="preserve">, </w:t>
      </w:r>
      <w:r w:rsidRPr="002A2655">
        <w:rPr>
          <w:lang w:val="en-US" w:eastAsia="ja-JP"/>
        </w:rPr>
        <w:t>Steen Eilertsen</w:t>
      </w:r>
      <w:r w:rsidR="002A2655" w:rsidRPr="002A2655">
        <w:rPr>
          <w:lang w:val="en-US" w:eastAsia="ja-JP"/>
        </w:rPr>
        <w:t xml:space="preserve">, </w:t>
      </w:r>
      <w:r w:rsidRPr="002A2655">
        <w:rPr>
          <w:lang w:val="en-US" w:eastAsia="ja-JP"/>
        </w:rPr>
        <w:t>Sarah Blau</w:t>
      </w:r>
      <w:r w:rsidR="002A2655" w:rsidRPr="002A2655">
        <w:rPr>
          <w:lang w:val="en-US" w:eastAsia="ja-JP"/>
        </w:rPr>
        <w:t xml:space="preserve">, </w:t>
      </w:r>
      <w:r w:rsidRPr="002A2655">
        <w:rPr>
          <w:lang w:val="en-US" w:eastAsia="ja-JP"/>
        </w:rPr>
        <w:t>Juergen Ditthard</w:t>
      </w:r>
      <w:r w:rsidR="002A2655" w:rsidRPr="002A2655">
        <w:rPr>
          <w:lang w:val="en-US" w:eastAsia="ja-JP"/>
        </w:rPr>
        <w:t xml:space="preserve">, </w:t>
      </w:r>
      <w:r w:rsidRPr="002A2655">
        <w:rPr>
          <w:lang w:val="en-US" w:eastAsia="ja-JP"/>
        </w:rPr>
        <w:t>Georgios Katharios</w:t>
      </w:r>
      <w:r w:rsidR="002A2655" w:rsidRPr="002A2655">
        <w:rPr>
          <w:lang w:val="en-US" w:eastAsia="ja-JP"/>
        </w:rPr>
        <w:t xml:space="preserve">, </w:t>
      </w:r>
      <w:r w:rsidRPr="002A2655">
        <w:rPr>
          <w:lang w:val="en-US" w:eastAsia="ja-JP"/>
        </w:rPr>
        <w:t>Oliver Emmes</w:t>
      </w:r>
      <w:r w:rsidR="002A2655" w:rsidRPr="002A2655">
        <w:rPr>
          <w:lang w:val="en-US" w:eastAsia="ja-JP"/>
        </w:rPr>
        <w:t xml:space="preserve">, </w:t>
      </w:r>
      <w:r w:rsidRPr="002A2655">
        <w:rPr>
          <w:lang w:val="en-US" w:eastAsia="ja-JP"/>
        </w:rPr>
        <w:t>Olivier Leboeuf</w:t>
      </w:r>
      <w:r w:rsidR="002A2655" w:rsidRPr="002A2655">
        <w:rPr>
          <w:lang w:val="en-US" w:eastAsia="ja-JP"/>
        </w:rPr>
        <w:t xml:space="preserve">, </w:t>
      </w:r>
      <w:r w:rsidRPr="002A2655">
        <w:rPr>
          <w:lang w:val="en-US" w:eastAsia="ja-JP"/>
        </w:rPr>
        <w:t>Gianluigi Alari</w:t>
      </w:r>
      <w:r w:rsidR="002A2655" w:rsidRPr="002A2655">
        <w:rPr>
          <w:lang w:val="en-US" w:eastAsia="ja-JP"/>
        </w:rPr>
        <w:t xml:space="preserve">, </w:t>
      </w:r>
      <w:r>
        <w:rPr>
          <w:lang w:val="en-US" w:eastAsia="ja-JP"/>
        </w:rPr>
        <w:t>Michal Feherpataky</w:t>
      </w:r>
      <w:r w:rsidR="002A2655">
        <w:rPr>
          <w:lang w:val="en-US" w:eastAsia="ja-JP"/>
        </w:rPr>
        <w:t xml:space="preserve">, </w:t>
      </w:r>
      <w:r>
        <w:rPr>
          <w:lang w:val="en-US" w:eastAsia="ja-JP"/>
        </w:rPr>
        <w:t>Georgios Kouklakis</w:t>
      </w:r>
      <w:r w:rsidR="002A2655">
        <w:rPr>
          <w:lang w:val="en-US" w:eastAsia="ja-JP"/>
        </w:rPr>
        <w:t xml:space="preserve">, </w:t>
      </w:r>
      <w:r w:rsidRPr="002A2655">
        <w:rPr>
          <w:lang w:val="en-US" w:eastAsia="ja-JP"/>
        </w:rPr>
        <w:t>Fernanda Martins</w:t>
      </w:r>
    </w:p>
    <w:p w14:paraId="07E21AB7" w14:textId="77777777" w:rsidR="005D451D" w:rsidRPr="002A2655" w:rsidRDefault="005D451D" w:rsidP="005D451D">
      <w:pPr>
        <w:rPr>
          <w:lang w:val="en-US" w:eastAsia="ja-JP"/>
        </w:rPr>
      </w:pPr>
      <w:bookmarkStart w:id="4" w:name="_GoBack"/>
      <w:bookmarkEnd w:id="4"/>
    </w:p>
    <w:p w14:paraId="08278B37" w14:textId="77777777" w:rsidR="005D451D" w:rsidRPr="002A2655" w:rsidRDefault="005D451D" w:rsidP="005D451D">
      <w:pPr>
        <w:rPr>
          <w:b/>
          <w:u w:val="single"/>
          <w:lang w:val="en-US" w:eastAsia="ja-JP"/>
        </w:rPr>
      </w:pPr>
      <w:r w:rsidRPr="002A2655">
        <w:rPr>
          <w:b/>
          <w:u w:val="single"/>
          <w:lang w:val="en-US" w:eastAsia="ja-JP"/>
        </w:rPr>
        <w:t>European Council</w:t>
      </w:r>
    </w:p>
    <w:p w14:paraId="70148150" w14:textId="77777777" w:rsidR="001E361C" w:rsidRPr="002A2655" w:rsidRDefault="005D451D" w:rsidP="005D451D">
      <w:pPr>
        <w:rPr>
          <w:lang w:val="en-US" w:eastAsia="ja-JP"/>
        </w:rPr>
      </w:pPr>
      <w:r w:rsidRPr="002A2655">
        <w:rPr>
          <w:lang w:val="en-US" w:eastAsia="ja-JP"/>
        </w:rPr>
        <w:t>Roland Genson</w:t>
      </w:r>
      <w:r w:rsidR="002A2655" w:rsidRPr="002A2655">
        <w:rPr>
          <w:lang w:val="en-US" w:eastAsia="ja-JP"/>
        </w:rPr>
        <w:t>, A</w:t>
      </w:r>
      <w:r w:rsidRPr="002A2655">
        <w:rPr>
          <w:lang w:val="en-US" w:eastAsia="ja-JP"/>
        </w:rPr>
        <w:t>ndreas Lernhart</w:t>
      </w:r>
      <w:r w:rsidR="002A2655" w:rsidRPr="002A2655">
        <w:rPr>
          <w:lang w:val="en-US" w:eastAsia="ja-JP"/>
        </w:rPr>
        <w:t xml:space="preserve">, </w:t>
      </w:r>
      <w:r w:rsidR="002E72FA" w:rsidRPr="002A2655">
        <w:rPr>
          <w:lang w:val="en-US" w:eastAsia="ja-JP"/>
        </w:rPr>
        <w:t>Juraj Sykora</w:t>
      </w:r>
      <w:r w:rsidR="002A2655" w:rsidRPr="002A2655">
        <w:rPr>
          <w:lang w:val="en-US" w:eastAsia="ja-JP"/>
        </w:rPr>
        <w:t xml:space="preserve">, </w:t>
      </w:r>
      <w:r w:rsidR="002E72FA" w:rsidRPr="002A2655">
        <w:rPr>
          <w:lang w:val="en-US" w:eastAsia="ja-JP"/>
        </w:rPr>
        <w:t>Elod Dudas</w:t>
      </w:r>
      <w:r w:rsidR="002A2655" w:rsidRPr="002A2655">
        <w:rPr>
          <w:lang w:val="en-US" w:eastAsia="ja-JP"/>
        </w:rPr>
        <w:t xml:space="preserve">, </w:t>
      </w:r>
      <w:r w:rsidR="002E72FA" w:rsidRPr="009046AF">
        <w:rPr>
          <w:strike/>
          <w:lang w:val="en-US" w:eastAsia="ja-JP"/>
          <w:rPrChange w:id="5" w:author="KOUKLAKIS Georgios" w:date="2016-10-04T17:24:00Z">
            <w:rPr>
              <w:lang w:val="en-US" w:eastAsia="ja-JP"/>
            </w:rPr>
          </w:rPrChange>
        </w:rPr>
        <w:t>Antonio Tanca</w:t>
      </w:r>
      <w:r w:rsidR="002A2655" w:rsidRPr="002A2655">
        <w:rPr>
          <w:lang w:val="en-US" w:eastAsia="ja-JP"/>
        </w:rPr>
        <w:t xml:space="preserve">, </w:t>
      </w:r>
      <w:r w:rsidR="002E72FA" w:rsidRPr="002A2655">
        <w:rPr>
          <w:lang w:val="en-US" w:eastAsia="ja-JP"/>
        </w:rPr>
        <w:t>Ieva Lejasisaka</w:t>
      </w:r>
      <w:r w:rsidR="002A2655" w:rsidRPr="002A2655">
        <w:rPr>
          <w:lang w:val="en-US" w:eastAsia="ja-JP"/>
        </w:rPr>
        <w:t xml:space="preserve">, </w:t>
      </w:r>
      <w:r w:rsidR="001E361C" w:rsidRPr="002A2655">
        <w:rPr>
          <w:lang w:val="en-US" w:eastAsia="ja-JP"/>
        </w:rPr>
        <w:t>Pierre Cotte</w:t>
      </w:r>
      <w:r w:rsidR="002A2655" w:rsidRPr="002A2655">
        <w:rPr>
          <w:lang w:val="en-US" w:eastAsia="ja-JP"/>
        </w:rPr>
        <w:t>, ...</w:t>
      </w:r>
    </w:p>
    <w:p w14:paraId="5DB1CD13" w14:textId="77777777" w:rsidR="005D451D" w:rsidRPr="002A2655" w:rsidRDefault="005D451D" w:rsidP="005D451D">
      <w:pPr>
        <w:tabs>
          <w:tab w:val="left" w:pos="720"/>
        </w:tabs>
        <w:autoSpaceDE w:val="0"/>
        <w:autoSpaceDN w:val="0"/>
        <w:adjustRightInd w:val="0"/>
        <w:rPr>
          <w:lang w:val="en-US" w:eastAsia="ja-JP"/>
        </w:rPr>
      </w:pPr>
    </w:p>
    <w:p w14:paraId="09154B37" w14:textId="77777777" w:rsidR="00857C34" w:rsidRPr="00857C34" w:rsidRDefault="00857C34" w:rsidP="007B6DDC">
      <w:pPr>
        <w:pStyle w:val="Heading1"/>
      </w:pPr>
      <w:bookmarkStart w:id="6" w:name="_Toc291771589"/>
      <w:bookmarkStart w:id="7" w:name="_Toc463274786"/>
      <w:r w:rsidRPr="00857C34">
        <w:lastRenderedPageBreak/>
        <w:t>Meeting details</w:t>
      </w:r>
      <w:bookmarkEnd w:id="6"/>
      <w:bookmarkEnd w:id="7"/>
    </w:p>
    <w:p w14:paraId="10F33362" w14:textId="77777777" w:rsidR="00857C34" w:rsidRDefault="005D451D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8" w:name="_Toc243117664"/>
      <w:bookmarkStart w:id="9" w:name="_Toc291771591"/>
      <w:bookmarkStart w:id="10" w:name="_Toc463274787"/>
      <w:r>
        <w:t>Council state of play</w:t>
      </w:r>
      <w:bookmarkEnd w:id="8"/>
      <w:bookmarkEnd w:id="9"/>
      <w:r w:rsidR="00073945">
        <w:t xml:space="preserve"> (presentation by the Council)</w:t>
      </w:r>
      <w:bookmarkEnd w:id="10"/>
    </w:p>
    <w:p w14:paraId="5D06E521" w14:textId="77777777" w:rsidR="005D451D" w:rsidRDefault="005D451D" w:rsidP="005D451D">
      <w:pPr>
        <w:rPr>
          <w:lang w:val="en-US" w:eastAsia="ja-JP"/>
        </w:rPr>
      </w:pPr>
      <w:r>
        <w:rPr>
          <w:lang w:val="en-US" w:eastAsia="ja-JP"/>
        </w:rPr>
        <w:object w:dxaOrig="7180" w:dyaOrig="5390" w14:anchorId="77C880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9.35pt;height:269.2pt" o:ole="">
            <v:imagedata r:id="rId10" o:title=""/>
          </v:shape>
          <o:OLEObject Type="Embed" ProgID="PowerPoint.Slide.12" ShapeID="_x0000_i1025" DrawAspect="Content" ObjectID="_1537107262" r:id="rId11"/>
        </w:object>
      </w:r>
      <w:r>
        <w:rPr>
          <w:lang w:val="en-US" w:eastAsia="ja-JP"/>
        </w:rPr>
        <w:object w:dxaOrig="7180" w:dyaOrig="5390" w14:anchorId="61ED2D8E">
          <v:shape id="_x0000_i1026" type="#_x0000_t75" style="width:359.35pt;height:269.2pt" o:ole="">
            <v:imagedata r:id="rId12" o:title=""/>
          </v:shape>
          <o:OLEObject Type="Embed" ProgID="PowerPoint.Slide.12" ShapeID="_x0000_i1026" DrawAspect="Content" ObjectID="_1537107263" r:id="rId13"/>
        </w:object>
      </w:r>
    </w:p>
    <w:p w14:paraId="6C911B78" w14:textId="77777777" w:rsidR="00073945" w:rsidRDefault="00073945">
      <w:pPr>
        <w:spacing w:before="0" w:line="240" w:lineRule="auto"/>
        <w:jc w:val="left"/>
        <w:rPr>
          <w:lang w:val="en-US" w:eastAsia="ja-JP"/>
        </w:rPr>
      </w:pPr>
      <w:r>
        <w:rPr>
          <w:lang w:val="en-US" w:eastAsia="ja-JP"/>
        </w:rPr>
        <w:br w:type="page"/>
      </w:r>
    </w:p>
    <w:p w14:paraId="15D7CDCC" w14:textId="77777777" w:rsidR="00073945" w:rsidRDefault="00073945" w:rsidP="00073945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11" w:name="_Toc463274788"/>
      <w:r>
        <w:lastRenderedPageBreak/>
        <w:t>EP state of play (presentation by the EP)</w:t>
      </w:r>
      <w:bookmarkEnd w:id="11"/>
    </w:p>
    <w:p w14:paraId="12FEC0B0" w14:textId="77777777" w:rsidR="00073945" w:rsidRDefault="00073945" w:rsidP="00073945">
      <w:pPr>
        <w:rPr>
          <w:lang w:val="en-US" w:eastAsia="ja-JP"/>
        </w:rPr>
      </w:pPr>
      <w:r>
        <w:rPr>
          <w:lang w:val="en-US" w:eastAsia="ja-JP"/>
        </w:rPr>
        <w:object w:dxaOrig="7180" w:dyaOrig="5390" w14:anchorId="62F988CF">
          <v:shape id="_x0000_i1027" type="#_x0000_t75" style="width:359.35pt;height:269.2pt" o:ole="">
            <v:imagedata r:id="rId14" o:title=""/>
          </v:shape>
          <o:OLEObject Type="Embed" ProgID="PowerPoint.Slide.12" ShapeID="_x0000_i1027" DrawAspect="Content" ObjectID="_1537107264" r:id="rId15"/>
        </w:object>
      </w:r>
    </w:p>
    <w:p w14:paraId="5232CE8B" w14:textId="77777777" w:rsidR="00073945" w:rsidRDefault="00073945" w:rsidP="00073945">
      <w:pPr>
        <w:rPr>
          <w:lang w:val="en-US" w:eastAsia="ja-JP"/>
        </w:rPr>
      </w:pPr>
    </w:p>
    <w:p w14:paraId="022A8397" w14:textId="77777777" w:rsidR="00073945" w:rsidRPr="00073945" w:rsidRDefault="00073945" w:rsidP="00073945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12" w:name="_Toc463274789"/>
      <w:r w:rsidRPr="00073945">
        <w:t>Agreement on the Steering Committee structure</w:t>
      </w:r>
      <w:bookmarkEnd w:id="12"/>
      <w:r w:rsidRPr="00073945">
        <w:t xml:space="preserve"> </w:t>
      </w:r>
    </w:p>
    <w:p w14:paraId="3406EA35" w14:textId="77777777" w:rsidR="00073945" w:rsidRPr="00073945" w:rsidRDefault="00073945" w:rsidP="00073945">
      <w:pPr>
        <w:rPr>
          <w:lang w:eastAsia="ja-JP"/>
        </w:rPr>
      </w:pPr>
    </w:p>
    <w:p w14:paraId="0853CF7F" w14:textId="77777777" w:rsidR="00073945" w:rsidRDefault="00073945" w:rsidP="00073945">
      <w:pPr>
        <w:rPr>
          <w:lang w:val="en-US" w:eastAsia="ja-JP"/>
        </w:rPr>
      </w:pPr>
      <w:r>
        <w:rPr>
          <w:lang w:val="en-US" w:eastAsia="ja-JP"/>
        </w:rPr>
        <w:object w:dxaOrig="7180" w:dyaOrig="5390" w14:anchorId="1A026071">
          <v:shape id="_x0000_i1028" type="#_x0000_t75" style="width:359.35pt;height:269.2pt" o:ole="">
            <v:imagedata r:id="rId16" o:title=""/>
          </v:shape>
          <o:OLEObject Type="Embed" ProgID="PowerPoint.Slide.12" ShapeID="_x0000_i1028" DrawAspect="Content" ObjectID="_1537107265" r:id="rId17"/>
        </w:object>
      </w:r>
    </w:p>
    <w:p w14:paraId="124BF642" w14:textId="77777777" w:rsidR="00EF2EF1" w:rsidRDefault="00EF2EF1" w:rsidP="00073945">
      <w:pPr>
        <w:rPr>
          <w:lang w:val="en-US" w:eastAsia="ja-JP"/>
        </w:rPr>
      </w:pPr>
    </w:p>
    <w:p w14:paraId="07330185" w14:textId="77777777" w:rsidR="00EF2EF1" w:rsidRDefault="00EF2EF1" w:rsidP="00073945">
      <w:pPr>
        <w:rPr>
          <w:ins w:id="13" w:author="FEHERPATAKY Michal" w:date="2016-10-03T16:48:00Z"/>
          <w:lang w:val="en-US" w:eastAsia="ja-JP"/>
        </w:rPr>
      </w:pPr>
    </w:p>
    <w:p w14:paraId="4ACDFFFE" w14:textId="77777777" w:rsidR="00EF2EF1" w:rsidRDefault="00EF2EF1" w:rsidP="00EF2EF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del w:id="14" w:author="FEHERPATAKY Michal" w:date="2016-10-03T16:53:00Z">
        <w:r w:rsidDel="00EF2EF1">
          <w:lastRenderedPageBreak/>
          <w:delText>I</w:delText>
        </w:r>
      </w:del>
      <w:ins w:id="15" w:author="FEHERPATAKY Michal" w:date="2016-10-03T16:53:00Z">
        <w:r>
          <w:t>Steering Committee for the Trilogue Table project</w:t>
        </w:r>
      </w:ins>
    </w:p>
    <w:p w14:paraId="5BE28159" w14:textId="77777777" w:rsidR="00EF2EF1" w:rsidRDefault="00EF2EF1" w:rsidP="00073945">
      <w:pPr>
        <w:rPr>
          <w:ins w:id="16" w:author="FEHERPATAKY Michal" w:date="2016-10-03T16:51:00Z"/>
          <w:lang w:val="en-US" w:eastAsia="ja-JP"/>
        </w:rPr>
      </w:pPr>
      <w:ins w:id="17" w:author="FEHERPATAKY Michal" w:date="2016-10-03T16:51:00Z">
        <w:r>
          <w:rPr>
            <w:lang w:val="en-US" w:eastAsia="ja-JP"/>
          </w:rPr>
          <w:t xml:space="preserve">After an initial state of play presentation by both parties, discussion entered into </w:t>
        </w:r>
      </w:ins>
      <w:ins w:id="18" w:author="FEHERPATAKY Michal" w:date="2016-10-03T16:52:00Z">
        <w:r>
          <w:rPr>
            <w:lang w:val="en-US" w:eastAsia="ja-JP"/>
          </w:rPr>
          <w:t>composition</w:t>
        </w:r>
      </w:ins>
      <w:ins w:id="19" w:author="FEHERPATAKY Michal" w:date="2016-10-03T16:51:00Z">
        <w:r>
          <w:rPr>
            <w:lang w:val="en-US" w:eastAsia="ja-JP"/>
          </w:rPr>
          <w:t xml:space="preserve"> and tasks for a Steering Committee for Trilogue Table Editor.</w:t>
        </w:r>
      </w:ins>
    </w:p>
    <w:p w14:paraId="1B891784" w14:textId="77777777" w:rsidR="00073945" w:rsidRDefault="00073945" w:rsidP="00073945">
      <w:pPr>
        <w:rPr>
          <w:lang w:val="en-US" w:eastAsia="ja-JP"/>
        </w:rPr>
      </w:pPr>
      <w:r>
        <w:rPr>
          <w:lang w:val="en-US" w:eastAsia="ja-JP"/>
        </w:rPr>
        <w:t xml:space="preserve">Steen Eilertsen, Ellen Robson and Sarah Blau will be the decision makers on behalf of the EP. Sarah Blau announced that she </w:t>
      </w:r>
      <w:r w:rsidR="0052133F">
        <w:rPr>
          <w:lang w:val="en-US" w:eastAsia="ja-JP"/>
        </w:rPr>
        <w:t xml:space="preserve">will be detached </w:t>
      </w:r>
      <w:r>
        <w:rPr>
          <w:lang w:val="en-US" w:eastAsia="ja-JP"/>
        </w:rPr>
        <w:t xml:space="preserve">to the </w:t>
      </w:r>
      <w:r w:rsidR="0052133F">
        <w:rPr>
          <w:lang w:val="en-US" w:eastAsia="ja-JP"/>
        </w:rPr>
        <w:t xml:space="preserve">Cabinet of the President </w:t>
      </w:r>
      <w:r w:rsidR="001E361C">
        <w:rPr>
          <w:lang w:val="en-US" w:eastAsia="ja-JP"/>
        </w:rPr>
        <w:t>until</w:t>
      </w:r>
      <w:r w:rsidR="0052133F">
        <w:rPr>
          <w:lang w:val="en-US" w:eastAsia="ja-JP"/>
        </w:rPr>
        <w:t xml:space="preserve"> January. During </w:t>
      </w:r>
      <w:r>
        <w:rPr>
          <w:lang w:val="en-US" w:eastAsia="ja-JP"/>
        </w:rPr>
        <w:t>her absence, Ellen Robson will be representing her</w:t>
      </w:r>
      <w:r w:rsidR="0052133F">
        <w:rPr>
          <w:lang w:val="en-US" w:eastAsia="ja-JP"/>
        </w:rPr>
        <w:t xml:space="preserve"> </w:t>
      </w:r>
      <w:del w:id="20" w:author="FEHERPATAKY Michal" w:date="2016-10-03T16:46:00Z">
        <w:r w:rsidR="0052133F" w:rsidDel="00EF2EF1">
          <w:rPr>
            <w:lang w:val="en-US" w:eastAsia="ja-JP"/>
          </w:rPr>
          <w:delText xml:space="preserve">in </w:delText>
        </w:r>
      </w:del>
      <w:ins w:id="21" w:author="FEHERPATAKY Michal" w:date="2016-10-03T16:46:00Z">
        <w:r w:rsidR="00EF2EF1">
          <w:rPr>
            <w:lang w:val="en-US" w:eastAsia="ja-JP"/>
          </w:rPr>
          <w:t xml:space="preserve">on </w:t>
        </w:r>
      </w:ins>
      <w:r w:rsidR="0052133F">
        <w:rPr>
          <w:lang w:val="en-US" w:eastAsia="ja-JP"/>
        </w:rPr>
        <w:t>the project</w:t>
      </w:r>
      <w:r>
        <w:rPr>
          <w:lang w:val="en-US" w:eastAsia="ja-JP"/>
        </w:rPr>
        <w:t>.</w:t>
      </w:r>
    </w:p>
    <w:p w14:paraId="7557D0CE" w14:textId="77777777" w:rsidR="00073945" w:rsidRDefault="001E361C" w:rsidP="00073945">
      <w:pPr>
        <w:rPr>
          <w:lang w:val="en-US" w:eastAsia="ja-JP"/>
        </w:rPr>
      </w:pPr>
      <w:r>
        <w:rPr>
          <w:lang w:val="en-US" w:eastAsia="ja-JP"/>
        </w:rPr>
        <w:t>The C</w:t>
      </w:r>
      <w:r w:rsidR="00073945">
        <w:rPr>
          <w:lang w:val="en-US" w:eastAsia="ja-JP"/>
        </w:rPr>
        <w:t xml:space="preserve">ouncil will have an internal discussion on the </w:t>
      </w:r>
      <w:ins w:id="22" w:author="FEHERPATAKY Michal" w:date="2016-10-03T16:46:00Z">
        <w:r w:rsidR="00EF2EF1">
          <w:rPr>
            <w:lang w:val="en-US" w:eastAsia="ja-JP"/>
          </w:rPr>
          <w:t xml:space="preserve">team composition </w:t>
        </w:r>
      </w:ins>
      <w:r w:rsidR="00073945">
        <w:rPr>
          <w:lang w:val="en-US" w:eastAsia="ja-JP"/>
        </w:rPr>
        <w:t xml:space="preserve">matter and will provide the information at the end of </w:t>
      </w:r>
      <w:del w:id="23" w:author="FEHERPATAKY Michal" w:date="2016-10-03T16:46:00Z">
        <w:r w:rsidR="00073945" w:rsidDel="00EF2EF1">
          <w:rPr>
            <w:lang w:val="en-US" w:eastAsia="ja-JP"/>
          </w:rPr>
          <w:delText xml:space="preserve">next </w:delText>
        </w:r>
      </w:del>
      <w:ins w:id="24" w:author="FEHERPATAKY Michal" w:date="2016-10-03T16:46:00Z">
        <w:r w:rsidR="00EF2EF1">
          <w:rPr>
            <w:lang w:val="en-US" w:eastAsia="ja-JP"/>
          </w:rPr>
          <w:t>following, first week of October</w:t>
        </w:r>
      </w:ins>
      <w:del w:id="25" w:author="FEHERPATAKY Michal" w:date="2016-10-03T16:46:00Z">
        <w:r w:rsidR="00073945" w:rsidDel="00EF2EF1">
          <w:rPr>
            <w:lang w:val="en-US" w:eastAsia="ja-JP"/>
          </w:rPr>
          <w:delText>week</w:delText>
        </w:r>
      </w:del>
      <w:r w:rsidR="00073945">
        <w:rPr>
          <w:lang w:val="en-US" w:eastAsia="ja-JP"/>
        </w:rPr>
        <w:t xml:space="preserve">. </w:t>
      </w:r>
    </w:p>
    <w:p w14:paraId="44F27555" w14:textId="77777777" w:rsidR="00073945" w:rsidRDefault="00EF2EF1" w:rsidP="00073945">
      <w:pPr>
        <w:rPr>
          <w:lang w:val="en-US" w:eastAsia="ja-JP"/>
        </w:rPr>
      </w:pPr>
      <w:ins w:id="26" w:author="FEHERPATAKY Michal" w:date="2016-10-03T16:47:00Z">
        <w:r>
          <w:rPr>
            <w:lang w:val="en-US" w:eastAsia="ja-JP"/>
          </w:rPr>
          <w:t xml:space="preserve">Participants agreed that </w:t>
        </w:r>
      </w:ins>
      <w:del w:id="27" w:author="FEHERPATAKY Michal" w:date="2016-10-03T16:47:00Z">
        <w:r w:rsidR="00AD602B" w:rsidDel="00EF2EF1">
          <w:rPr>
            <w:lang w:val="en-US" w:eastAsia="ja-JP"/>
          </w:rPr>
          <w:delText>T</w:delText>
        </w:r>
      </w:del>
      <w:ins w:id="28" w:author="FEHERPATAKY Michal" w:date="2016-10-03T16:47:00Z">
        <w:r>
          <w:rPr>
            <w:lang w:val="en-US" w:eastAsia="ja-JP"/>
          </w:rPr>
          <w:t>t</w:t>
        </w:r>
      </w:ins>
      <w:r w:rsidR="00AD602B">
        <w:rPr>
          <w:lang w:val="en-US" w:eastAsia="ja-JP"/>
        </w:rPr>
        <w:t>he Steering Committee must be a</w:t>
      </w:r>
      <w:r w:rsidR="00073945">
        <w:rPr>
          <w:lang w:val="en-US" w:eastAsia="ja-JP"/>
        </w:rPr>
        <w:t xml:space="preserve"> small and balanced</w:t>
      </w:r>
      <w:r w:rsidR="00AD602B">
        <w:rPr>
          <w:lang w:val="en-US" w:eastAsia="ja-JP"/>
        </w:rPr>
        <w:t xml:space="preserve"> group.</w:t>
      </w:r>
      <w:r w:rsidR="00073945">
        <w:rPr>
          <w:lang w:val="en-US" w:eastAsia="ja-JP"/>
        </w:rPr>
        <w:t xml:space="preserve"> IT and Business should be both represented.</w:t>
      </w:r>
    </w:p>
    <w:p w14:paraId="248C1985" w14:textId="77777777" w:rsidR="00AD602B" w:rsidRDefault="00AD602B" w:rsidP="00073945">
      <w:pPr>
        <w:rPr>
          <w:lang w:val="en-US" w:eastAsia="ja-JP"/>
        </w:rPr>
      </w:pPr>
      <w:r>
        <w:rPr>
          <w:lang w:val="en-US" w:eastAsia="ja-JP"/>
        </w:rPr>
        <w:t xml:space="preserve">It was agreed by both parties to have the first Steering Committee meeting at the 2nd week of November. </w:t>
      </w:r>
    </w:p>
    <w:p w14:paraId="2DBBBC6A" w14:textId="77777777" w:rsidR="00AD602B" w:rsidRDefault="00AD602B" w:rsidP="00073945">
      <w:pPr>
        <w:rPr>
          <w:lang w:val="en-US" w:eastAsia="ja-JP"/>
        </w:rPr>
      </w:pPr>
      <w:r>
        <w:rPr>
          <w:lang w:val="en-US" w:eastAsia="ja-JP"/>
        </w:rPr>
        <w:t>For the 1st SC meeting the following must be prepared:</w:t>
      </w:r>
    </w:p>
    <w:p w14:paraId="1637F1B9" w14:textId="77777777" w:rsidR="00AD602B" w:rsidRDefault="004F398E" w:rsidP="00073945">
      <w:pPr>
        <w:rPr>
          <w:lang w:val="en-US" w:eastAsia="ja-JP"/>
        </w:rPr>
      </w:pPr>
      <w:r>
        <w:rPr>
          <w:lang w:val="en-US" w:eastAsia="ja-JP"/>
        </w:rPr>
        <w:t>- Project structure options proposal</w:t>
      </w:r>
    </w:p>
    <w:p w14:paraId="7B40F70F" w14:textId="77777777" w:rsidR="0052133F" w:rsidRDefault="00AD602B" w:rsidP="00073945">
      <w:pPr>
        <w:rPr>
          <w:lang w:val="en-US" w:eastAsia="ja-JP"/>
        </w:rPr>
      </w:pPr>
      <w:r>
        <w:rPr>
          <w:lang w:val="en-US" w:eastAsia="ja-JP"/>
        </w:rPr>
        <w:t xml:space="preserve">- </w:t>
      </w:r>
      <w:r w:rsidR="0052133F">
        <w:rPr>
          <w:lang w:val="en-US" w:eastAsia="ja-JP"/>
        </w:rPr>
        <w:t xml:space="preserve">Draft </w:t>
      </w:r>
      <w:r w:rsidR="004F398E">
        <w:rPr>
          <w:lang w:val="en-US" w:eastAsia="ja-JP"/>
        </w:rPr>
        <w:t xml:space="preserve">project </w:t>
      </w:r>
      <w:r w:rsidR="0052133F">
        <w:rPr>
          <w:lang w:val="en-US" w:eastAsia="ja-JP"/>
        </w:rPr>
        <w:t>roadmap</w:t>
      </w:r>
    </w:p>
    <w:p w14:paraId="0652E4C7" w14:textId="77777777" w:rsidR="00A9467F" w:rsidRDefault="00A9467F" w:rsidP="00073945">
      <w:pPr>
        <w:rPr>
          <w:lang w:val="en-US" w:eastAsia="ja-JP"/>
        </w:rPr>
      </w:pPr>
    </w:p>
    <w:p w14:paraId="351F502E" w14:textId="77777777" w:rsidR="00073945" w:rsidRDefault="00073945" w:rsidP="00073945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29" w:name="_Toc463274790"/>
      <w:r>
        <w:t>Points of discussion: Commission involvement, Joint Note to the SCs</w:t>
      </w:r>
      <w:bookmarkEnd w:id="29"/>
    </w:p>
    <w:p w14:paraId="0D53BCCC" w14:textId="77777777" w:rsidR="00073945" w:rsidRPr="00AD602B" w:rsidRDefault="00073945" w:rsidP="00073945">
      <w:pPr>
        <w:rPr>
          <w:b/>
          <w:u w:val="single"/>
          <w:lang w:val="en-US" w:eastAsia="ja-JP"/>
        </w:rPr>
      </w:pPr>
      <w:r w:rsidRPr="00AD602B">
        <w:rPr>
          <w:b/>
          <w:u w:val="single"/>
          <w:lang w:val="en-US" w:eastAsia="ja-JP"/>
        </w:rPr>
        <w:t>Commission involvement</w:t>
      </w:r>
    </w:p>
    <w:p w14:paraId="607E878B" w14:textId="77777777" w:rsidR="00722662" w:rsidRDefault="00AD602B" w:rsidP="00073945">
      <w:pPr>
        <w:rPr>
          <w:lang w:val="en-US" w:eastAsia="ja-JP"/>
        </w:rPr>
      </w:pPr>
      <w:r>
        <w:rPr>
          <w:lang w:val="en-US" w:eastAsia="ja-JP"/>
        </w:rPr>
        <w:t xml:space="preserve">The EC </w:t>
      </w:r>
      <w:r w:rsidR="00B262E6">
        <w:rPr>
          <w:lang w:val="en-US" w:eastAsia="ja-JP"/>
        </w:rPr>
        <w:t xml:space="preserve">is informed of the project and contacted EP services for further information, furthermore Council users hinted that the EC participation to the project </w:t>
      </w:r>
      <w:ins w:id="30" w:author="FEHERPATAKY Michal" w:date="2016-10-03T16:49:00Z">
        <w:r w:rsidR="00EF2EF1">
          <w:rPr>
            <w:lang w:val="en-US" w:eastAsia="ja-JP"/>
          </w:rPr>
          <w:t>will</w:t>
        </w:r>
      </w:ins>
      <w:del w:id="31" w:author="FEHERPATAKY Michal" w:date="2016-10-03T16:49:00Z">
        <w:r w:rsidR="00B262E6" w:rsidDel="00EF2EF1">
          <w:rPr>
            <w:lang w:val="en-US" w:eastAsia="ja-JP"/>
          </w:rPr>
          <w:delText>could</w:delText>
        </w:r>
      </w:del>
      <w:r w:rsidR="00B262E6">
        <w:rPr>
          <w:lang w:val="en-US" w:eastAsia="ja-JP"/>
        </w:rPr>
        <w:t xml:space="preserve"> be beneficial. </w:t>
      </w:r>
      <w:r w:rsidR="00722662">
        <w:rPr>
          <w:lang w:val="en-US" w:eastAsia="ja-JP"/>
        </w:rPr>
        <w:t xml:space="preserve">The participants all agreed that EC </w:t>
      </w:r>
      <w:r>
        <w:rPr>
          <w:lang w:val="en-US" w:eastAsia="ja-JP"/>
        </w:rPr>
        <w:t xml:space="preserve">must be </w:t>
      </w:r>
      <w:r w:rsidR="00722662">
        <w:rPr>
          <w:lang w:val="en-US" w:eastAsia="ja-JP"/>
        </w:rPr>
        <w:t>involved at least as an observer. Options on the EC involvement will be assessed by the Steering Committee and a decision taken on its final role in the project.</w:t>
      </w:r>
    </w:p>
    <w:p w14:paraId="7122CA7E" w14:textId="77777777" w:rsidR="00073945" w:rsidRDefault="00722662" w:rsidP="00073945">
      <w:pPr>
        <w:rPr>
          <w:lang w:val="en-US" w:eastAsia="ja-JP"/>
        </w:rPr>
      </w:pPr>
      <w:r>
        <w:rPr>
          <w:lang w:val="en-US" w:eastAsia="ja-JP"/>
        </w:rPr>
        <w:t>EC is a key actor at the interinstitutional level and participates at different actions, thus g</w:t>
      </w:r>
      <w:r w:rsidR="00AD602B">
        <w:rPr>
          <w:lang w:val="en-US" w:eastAsia="ja-JP"/>
        </w:rPr>
        <w:t>overnance is needed among the three institutions to coordinate initiatives</w:t>
      </w:r>
      <w:r>
        <w:rPr>
          <w:lang w:val="en-US" w:eastAsia="ja-JP"/>
        </w:rPr>
        <w:t xml:space="preserve"> such as</w:t>
      </w:r>
      <w:r w:rsidR="00AD602B">
        <w:rPr>
          <w:lang w:val="en-US" w:eastAsia="ja-JP"/>
        </w:rPr>
        <w:t>: Common Drafting Platform</w:t>
      </w:r>
      <w:r>
        <w:rPr>
          <w:lang w:val="en-US" w:eastAsia="ja-JP"/>
        </w:rPr>
        <w:t xml:space="preserve"> (LEOS/LegisWeb)</w:t>
      </w:r>
      <w:r w:rsidR="00AD602B">
        <w:rPr>
          <w:lang w:val="en-US" w:eastAsia="ja-JP"/>
        </w:rPr>
        <w:t>, Trilogue</w:t>
      </w:r>
      <w:r>
        <w:rPr>
          <w:lang w:val="en-US" w:eastAsia="ja-JP"/>
        </w:rPr>
        <w:t xml:space="preserve"> Table Editor</w:t>
      </w:r>
      <w:r w:rsidR="00AD602B">
        <w:rPr>
          <w:lang w:val="en-US" w:eastAsia="ja-JP"/>
        </w:rPr>
        <w:t>, IFC</w:t>
      </w:r>
      <w:r>
        <w:rPr>
          <w:lang w:val="en-US" w:eastAsia="ja-JP"/>
        </w:rPr>
        <w:t>, IMMC, ...</w:t>
      </w:r>
    </w:p>
    <w:p w14:paraId="5EBF2C4C" w14:textId="77777777" w:rsidR="00073945" w:rsidRDefault="00073945" w:rsidP="00073945">
      <w:pPr>
        <w:rPr>
          <w:lang w:val="en-US" w:eastAsia="ja-JP"/>
        </w:rPr>
      </w:pPr>
    </w:p>
    <w:p w14:paraId="6713486F" w14:textId="77777777" w:rsidR="00073945" w:rsidRPr="00AD602B" w:rsidRDefault="00073945" w:rsidP="00073945">
      <w:pPr>
        <w:rPr>
          <w:b/>
          <w:u w:val="single"/>
          <w:lang w:val="en-US" w:eastAsia="ja-JP"/>
        </w:rPr>
      </w:pPr>
      <w:r w:rsidRPr="00AD602B">
        <w:rPr>
          <w:b/>
          <w:u w:val="single"/>
          <w:lang w:val="en-US" w:eastAsia="ja-JP"/>
        </w:rPr>
        <w:t>Joint Note to the SCs</w:t>
      </w:r>
    </w:p>
    <w:p w14:paraId="69CEA895" w14:textId="77777777" w:rsidR="00073945" w:rsidRDefault="004F398E" w:rsidP="00073945">
      <w:pPr>
        <w:rPr>
          <w:lang w:val="en-US" w:eastAsia="ja-JP"/>
        </w:rPr>
      </w:pPr>
      <w:r>
        <w:rPr>
          <w:lang w:val="en-US" w:eastAsia="ja-JP"/>
        </w:rPr>
        <w:t xml:space="preserve">The joint note must be sent before the end of 2016. </w:t>
      </w:r>
      <w:r w:rsidR="0052133F">
        <w:rPr>
          <w:lang w:val="en-US" w:eastAsia="ja-JP"/>
        </w:rPr>
        <w:t xml:space="preserve">The </w:t>
      </w:r>
      <w:r>
        <w:rPr>
          <w:lang w:val="en-US" w:eastAsia="ja-JP"/>
        </w:rPr>
        <w:t>analysts</w:t>
      </w:r>
      <w:r w:rsidR="0052133F">
        <w:rPr>
          <w:lang w:val="en-US" w:eastAsia="ja-JP"/>
        </w:rPr>
        <w:t xml:space="preserve"> will</w:t>
      </w:r>
      <w:r w:rsidR="00454DB4">
        <w:rPr>
          <w:lang w:val="en-US" w:eastAsia="ja-JP"/>
        </w:rPr>
        <w:t xml:space="preserve"> wrap up this </w:t>
      </w:r>
      <w:r>
        <w:rPr>
          <w:lang w:val="en-US" w:eastAsia="ja-JP"/>
        </w:rPr>
        <w:t>content exchange analysis phase</w:t>
      </w:r>
      <w:r w:rsidR="00454DB4">
        <w:rPr>
          <w:lang w:val="en-US" w:eastAsia="ja-JP"/>
        </w:rPr>
        <w:t xml:space="preserve"> </w:t>
      </w:r>
      <w:r>
        <w:rPr>
          <w:lang w:val="en-US" w:eastAsia="ja-JP"/>
        </w:rPr>
        <w:t>in a joint report whose executive summary could be part of the note. The note wi</w:t>
      </w:r>
      <w:r w:rsidR="00CA4FB9">
        <w:rPr>
          <w:lang w:val="en-US" w:eastAsia="ja-JP"/>
        </w:rPr>
        <w:t>ll be prepared by the Business S</w:t>
      </w:r>
      <w:r>
        <w:rPr>
          <w:lang w:val="en-US" w:eastAsia="ja-JP"/>
        </w:rPr>
        <w:t>takeholders</w:t>
      </w:r>
      <w:r w:rsidR="00756A77">
        <w:rPr>
          <w:lang w:val="en-US" w:eastAsia="ja-JP"/>
        </w:rPr>
        <w:t>, contain strategic points for the project</w:t>
      </w:r>
      <w:r>
        <w:rPr>
          <w:lang w:val="en-US" w:eastAsia="ja-JP"/>
        </w:rPr>
        <w:t xml:space="preserve"> and also include the </w:t>
      </w:r>
      <w:r w:rsidR="0052133F">
        <w:rPr>
          <w:lang w:val="en-US" w:eastAsia="ja-JP"/>
        </w:rPr>
        <w:t>structure of the Steering Committee, the options of the EC role and the next steps.</w:t>
      </w:r>
    </w:p>
    <w:p w14:paraId="3826494D" w14:textId="77777777" w:rsidR="00722662" w:rsidRDefault="00722662" w:rsidP="00073945">
      <w:pPr>
        <w:rPr>
          <w:b/>
          <w:u w:val="single"/>
          <w:lang w:val="en-US" w:eastAsia="ja-JP"/>
        </w:rPr>
      </w:pPr>
    </w:p>
    <w:p w14:paraId="2FD6DB67" w14:textId="77777777" w:rsidR="00073945" w:rsidRPr="00AD602B" w:rsidRDefault="00AD602B" w:rsidP="00073945">
      <w:pPr>
        <w:rPr>
          <w:b/>
          <w:u w:val="single"/>
          <w:lang w:val="en-US" w:eastAsia="ja-JP"/>
        </w:rPr>
      </w:pPr>
      <w:r w:rsidRPr="00AD602B">
        <w:rPr>
          <w:b/>
          <w:u w:val="single"/>
          <w:lang w:val="en-US" w:eastAsia="ja-JP"/>
        </w:rPr>
        <w:t>Other points</w:t>
      </w:r>
    </w:p>
    <w:p w14:paraId="60ABBC62" w14:textId="77777777" w:rsidR="00756A77" w:rsidRDefault="00AD602B" w:rsidP="00073945">
      <w:pPr>
        <w:rPr>
          <w:lang w:val="en-US" w:eastAsia="ja-JP"/>
        </w:rPr>
      </w:pPr>
      <w:r>
        <w:rPr>
          <w:lang w:val="en-US" w:eastAsia="ja-JP"/>
        </w:rPr>
        <w:t xml:space="preserve">The resources </w:t>
      </w:r>
      <w:r w:rsidR="00722662">
        <w:rPr>
          <w:lang w:val="en-US" w:eastAsia="ja-JP"/>
        </w:rPr>
        <w:t xml:space="preserve">and </w:t>
      </w:r>
      <w:r>
        <w:rPr>
          <w:lang w:val="en-US" w:eastAsia="ja-JP"/>
        </w:rPr>
        <w:t>p</w:t>
      </w:r>
      <w:r w:rsidR="00722662">
        <w:rPr>
          <w:lang w:val="en-US" w:eastAsia="ja-JP"/>
        </w:rPr>
        <w:t>riorities have to be determined, to go forward we</w:t>
      </w:r>
      <w:r>
        <w:rPr>
          <w:lang w:val="en-US" w:eastAsia="ja-JP"/>
        </w:rPr>
        <w:t xml:space="preserve"> </w:t>
      </w:r>
      <w:r w:rsidR="00722662">
        <w:rPr>
          <w:lang w:val="en-US" w:eastAsia="ja-JP"/>
        </w:rPr>
        <w:t>n</w:t>
      </w:r>
      <w:r>
        <w:rPr>
          <w:lang w:val="en-US" w:eastAsia="ja-JP"/>
        </w:rPr>
        <w:t>eed a commitment from both EP and the Council.</w:t>
      </w:r>
      <w:r w:rsidR="00722662">
        <w:rPr>
          <w:lang w:val="en-US" w:eastAsia="ja-JP"/>
        </w:rPr>
        <w:t xml:space="preserve"> Given that the Trilogue Table Editor success is highly dependent on the </w:t>
      </w:r>
      <w:r w:rsidR="00722662">
        <w:rPr>
          <w:lang w:val="en-US" w:eastAsia="ja-JP"/>
        </w:rPr>
        <w:lastRenderedPageBreak/>
        <w:t>readiness of EP and Council to both exchange and manage the content for the negotiations, the project timeline must be synchronized between both institutions.</w:t>
      </w:r>
    </w:p>
    <w:p w14:paraId="3766DDC2" w14:textId="77777777" w:rsidR="00073945" w:rsidRDefault="00722662" w:rsidP="00073945">
      <w:pPr>
        <w:rPr>
          <w:lang w:val="en-US" w:eastAsia="ja-JP"/>
        </w:rPr>
      </w:pPr>
      <w:r>
        <w:rPr>
          <w:lang w:val="en-US" w:eastAsia="ja-JP"/>
        </w:rPr>
        <w:t>Furthermore, EC has announced a roadmap for the Common Drafting Platform (June 2017 pilot, June 2018 first legislative proposals</w:t>
      </w:r>
      <w:r w:rsidR="00756A77">
        <w:rPr>
          <w:lang w:val="en-US" w:eastAsia="ja-JP"/>
        </w:rPr>
        <w:t xml:space="preserve">) and </w:t>
      </w:r>
      <w:r>
        <w:rPr>
          <w:lang w:val="en-US" w:eastAsia="ja-JP"/>
        </w:rPr>
        <w:t xml:space="preserve">the Trilogue Table Editor project must take </w:t>
      </w:r>
      <w:r w:rsidR="00756A77">
        <w:rPr>
          <w:lang w:val="en-US" w:eastAsia="ja-JP"/>
        </w:rPr>
        <w:t xml:space="preserve">it </w:t>
      </w:r>
      <w:r>
        <w:rPr>
          <w:lang w:val="en-US" w:eastAsia="ja-JP"/>
        </w:rPr>
        <w:t>into account.</w:t>
      </w:r>
    </w:p>
    <w:p w14:paraId="0056335F" w14:textId="77777777" w:rsidR="00073945" w:rsidRDefault="00073945" w:rsidP="00073945">
      <w:pPr>
        <w:rPr>
          <w:lang w:val="en-US" w:eastAsia="ja-JP"/>
        </w:rPr>
      </w:pPr>
    </w:p>
    <w:p w14:paraId="05FD7977" w14:textId="77777777" w:rsidR="00073945" w:rsidRDefault="00073945" w:rsidP="00073945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32" w:name="_Toc463274791"/>
      <w:del w:id="33" w:author="FEHERPATAKY Michal" w:date="2016-10-03T16:51:00Z">
        <w:r w:rsidDel="00EF2EF1">
          <w:delText>Next steps</w:delText>
        </w:r>
      </w:del>
      <w:bookmarkEnd w:id="32"/>
      <w:ins w:id="34" w:author="FEHERPATAKY Michal" w:date="2016-10-03T16:51:00Z">
        <w:r w:rsidR="00EF2EF1">
          <w:t>TO-DOs</w:t>
        </w:r>
      </w:ins>
    </w:p>
    <w:p w14:paraId="68297550" w14:textId="77777777" w:rsidR="00073945" w:rsidRDefault="00073945" w:rsidP="00073945">
      <w:pPr>
        <w:rPr>
          <w:lang w:val="en-US" w:eastAsia="ja-JP"/>
        </w:rPr>
      </w:pPr>
    </w:p>
    <w:p w14:paraId="19867749" w14:textId="77777777" w:rsidR="00073945" w:rsidRDefault="00073945" w:rsidP="00073945">
      <w:pPr>
        <w:rPr>
          <w:lang w:val="en-US" w:eastAsia="ja-JP"/>
        </w:rPr>
      </w:pPr>
      <w:r>
        <w:rPr>
          <w:lang w:val="en-US" w:eastAsia="ja-JP"/>
        </w:rPr>
        <w:object w:dxaOrig="7180" w:dyaOrig="5390" w14:anchorId="683A9076">
          <v:shape id="_x0000_i1029" type="#_x0000_t75" style="width:359.35pt;height:269.2pt" o:ole="">
            <v:imagedata r:id="rId18" o:title=""/>
          </v:shape>
          <o:OLEObject Type="Embed" ProgID="PowerPoint.Slide.12" ShapeID="_x0000_i1029" DrawAspect="Content" ObjectID="_1537107266" r:id="rId19"/>
        </w:object>
      </w:r>
    </w:p>
    <w:p w14:paraId="569AEA75" w14:textId="77777777" w:rsidR="00073945" w:rsidRDefault="00073945" w:rsidP="00073945">
      <w:pPr>
        <w:rPr>
          <w:lang w:val="en-US" w:eastAsia="ja-JP"/>
        </w:rPr>
      </w:pPr>
    </w:p>
    <w:p w14:paraId="10217A86" w14:textId="77777777" w:rsidR="00073945" w:rsidRDefault="00756A77" w:rsidP="00073945">
      <w:pPr>
        <w:rPr>
          <w:lang w:val="en-US" w:eastAsia="ja-JP"/>
        </w:rPr>
      </w:pPr>
      <w:r>
        <w:rPr>
          <w:lang w:val="en-US" w:eastAsia="ja-JP"/>
        </w:rPr>
        <w:t>The three last points of the “Next Steps” slide were not presented.</w:t>
      </w:r>
    </w:p>
    <w:p w14:paraId="6F662F5C" w14:textId="77777777" w:rsidR="00073945" w:rsidRPr="00073945" w:rsidRDefault="00073945" w:rsidP="00073945">
      <w:pPr>
        <w:rPr>
          <w:lang w:val="en-US" w:eastAsia="ja-JP"/>
        </w:rPr>
      </w:pPr>
    </w:p>
    <w:p w14:paraId="3E33BD9B" w14:textId="77777777" w:rsidR="00073945" w:rsidRDefault="00073945" w:rsidP="005D451D">
      <w:pPr>
        <w:rPr>
          <w:lang w:val="en-US" w:eastAsia="ja-JP"/>
        </w:rPr>
      </w:pPr>
    </w:p>
    <w:p w14:paraId="61FDAD69" w14:textId="77777777" w:rsidR="00857C34" w:rsidRPr="0049760D" w:rsidRDefault="00857C34" w:rsidP="007B6DDC">
      <w:pPr>
        <w:pStyle w:val="Heading1"/>
      </w:pPr>
      <w:bookmarkStart w:id="35" w:name="_Toc338331222"/>
      <w:bookmarkStart w:id="36" w:name="_Toc463274792"/>
      <w:r w:rsidRPr="0049760D">
        <w:lastRenderedPageBreak/>
        <w:t>Conclusions, Decisions, Actions, Next me</w:t>
      </w:r>
      <w:r>
        <w:t>e</w:t>
      </w:r>
      <w:r w:rsidRPr="0049760D">
        <w:t>ting</w:t>
      </w:r>
      <w:bookmarkEnd w:id="35"/>
      <w:bookmarkEnd w:id="36"/>
    </w:p>
    <w:p w14:paraId="5BF287A2" w14:textId="77777777" w:rsidR="00857C34" w:rsidRPr="004F717E" w:rsidRDefault="00857C34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37" w:name="_Toc260994497"/>
      <w:bookmarkStart w:id="38" w:name="_Toc338331223"/>
      <w:bookmarkStart w:id="39" w:name="_Toc463274793"/>
      <w:bookmarkStart w:id="40" w:name="_Toc67199847"/>
      <w:r w:rsidRPr="004F717E">
        <w:t>Conclusions</w:t>
      </w:r>
      <w:bookmarkEnd w:id="37"/>
      <w:bookmarkEnd w:id="38"/>
      <w:bookmarkEnd w:id="3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1475"/>
        <w:gridCol w:w="7812"/>
      </w:tblGrid>
      <w:tr w:rsidR="00857C34" w:rsidRPr="004F717E" w14:paraId="0F65593D" w14:textId="77777777" w:rsidTr="001C4D84">
        <w:tc>
          <w:tcPr>
            <w:tcW w:w="1475" w:type="dxa"/>
            <w:shd w:val="clear" w:color="auto" w:fill="C0C0C0"/>
            <w:vAlign w:val="center"/>
          </w:tcPr>
          <w:p w14:paraId="024A40AD" w14:textId="77777777" w:rsidR="00857C34" w:rsidRPr="00B54ABF" w:rsidRDefault="00857C34" w:rsidP="001C4D84">
            <w:pPr>
              <w:spacing w:before="100" w:beforeAutospacing="1" w:after="100" w:afterAutospacing="1"/>
              <w:jc w:val="left"/>
              <w:rPr>
                <w:b/>
              </w:rPr>
            </w:pPr>
            <w:r w:rsidRPr="00B54ABF">
              <w:rPr>
                <w:b/>
              </w:rPr>
              <w:t>Conclusions</w:t>
            </w:r>
          </w:p>
        </w:tc>
        <w:tc>
          <w:tcPr>
            <w:tcW w:w="7812" w:type="dxa"/>
            <w:shd w:val="clear" w:color="auto" w:fill="auto"/>
            <w:vAlign w:val="center"/>
          </w:tcPr>
          <w:p w14:paraId="759FD2C2" w14:textId="77777777" w:rsidR="00857C34" w:rsidRPr="004F717E" w:rsidRDefault="00857C34" w:rsidP="001C4D84">
            <w:pPr>
              <w:spacing w:before="100" w:beforeAutospacing="1" w:after="100" w:afterAutospacing="1"/>
              <w:jc w:val="left"/>
            </w:pPr>
          </w:p>
        </w:tc>
      </w:tr>
      <w:tr w:rsidR="00857C34" w:rsidRPr="004F717E" w14:paraId="05B48E1C" w14:textId="77777777" w:rsidTr="001C4D84">
        <w:tc>
          <w:tcPr>
            <w:tcW w:w="1475" w:type="dxa"/>
            <w:shd w:val="clear" w:color="auto" w:fill="C0C0C0"/>
            <w:vAlign w:val="center"/>
          </w:tcPr>
          <w:p w14:paraId="3E1D2DD6" w14:textId="77777777" w:rsidR="00857C34" w:rsidRPr="00B54ABF" w:rsidRDefault="00857C34" w:rsidP="001C4D84">
            <w:pPr>
              <w:spacing w:before="100" w:beforeAutospacing="1" w:after="100" w:afterAutospacing="1"/>
              <w:jc w:val="left"/>
              <w:rPr>
                <w:b/>
              </w:rPr>
            </w:pPr>
            <w:r>
              <w:rPr>
                <w:b/>
              </w:rPr>
              <w:t>Document(s) attached</w:t>
            </w:r>
          </w:p>
        </w:tc>
        <w:tc>
          <w:tcPr>
            <w:tcW w:w="7812" w:type="dxa"/>
            <w:shd w:val="clear" w:color="auto" w:fill="auto"/>
            <w:vAlign w:val="center"/>
          </w:tcPr>
          <w:p w14:paraId="007438D2" w14:textId="77777777" w:rsidR="00857C34" w:rsidRPr="004F717E" w:rsidRDefault="00857C34" w:rsidP="001C4D84">
            <w:pPr>
              <w:spacing w:before="100" w:beforeAutospacing="1" w:after="100" w:afterAutospacing="1"/>
              <w:jc w:val="left"/>
            </w:pPr>
          </w:p>
        </w:tc>
      </w:tr>
    </w:tbl>
    <w:p w14:paraId="7ABC7607" w14:textId="77777777" w:rsidR="00857C34" w:rsidRPr="004F717E" w:rsidRDefault="00857C34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41" w:name="_Toc260994498"/>
      <w:bookmarkStart w:id="42" w:name="_Toc338331224"/>
      <w:bookmarkStart w:id="43" w:name="_Toc463274794"/>
      <w:bookmarkEnd w:id="40"/>
      <w:r w:rsidRPr="004F717E">
        <w:t>Decisions</w:t>
      </w:r>
      <w:bookmarkEnd w:id="41"/>
      <w:bookmarkEnd w:id="42"/>
      <w:bookmarkEnd w:id="4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975"/>
        <w:gridCol w:w="7002"/>
        <w:gridCol w:w="1268"/>
      </w:tblGrid>
      <w:tr w:rsidR="00857C34" w:rsidRPr="00B54ABF" w14:paraId="735FAFA3" w14:textId="77777777" w:rsidTr="001C4D84">
        <w:tc>
          <w:tcPr>
            <w:tcW w:w="975" w:type="dxa"/>
            <w:shd w:val="clear" w:color="auto" w:fill="C0C0C0"/>
          </w:tcPr>
          <w:p w14:paraId="2B08D62D" w14:textId="77777777" w:rsidR="00857C34" w:rsidRPr="00B54ABF" w:rsidRDefault="00857C34" w:rsidP="001C4D84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B54ABF">
              <w:rPr>
                <w:b/>
              </w:rPr>
              <w:t>Decision</w:t>
            </w:r>
          </w:p>
        </w:tc>
        <w:tc>
          <w:tcPr>
            <w:tcW w:w="7002" w:type="dxa"/>
            <w:shd w:val="clear" w:color="auto" w:fill="C0C0C0"/>
          </w:tcPr>
          <w:p w14:paraId="0D0D38AB" w14:textId="77777777" w:rsidR="00857C34" w:rsidRPr="00B54ABF" w:rsidRDefault="00857C34" w:rsidP="001C4D84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B54ABF">
              <w:rPr>
                <w:b/>
              </w:rPr>
              <w:t>Description</w:t>
            </w:r>
          </w:p>
        </w:tc>
        <w:tc>
          <w:tcPr>
            <w:tcW w:w="1208" w:type="dxa"/>
            <w:shd w:val="clear" w:color="auto" w:fill="C0C0C0"/>
          </w:tcPr>
          <w:p w14:paraId="4F43B410" w14:textId="77777777" w:rsidR="00857C34" w:rsidRPr="00B54ABF" w:rsidRDefault="00857C34" w:rsidP="001C4D84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B54ABF">
              <w:rPr>
                <w:b/>
              </w:rPr>
              <w:t>Date</w:t>
            </w:r>
          </w:p>
        </w:tc>
      </w:tr>
      <w:tr w:rsidR="00857C34" w:rsidRPr="004F717E" w14:paraId="3DB489DC" w14:textId="77777777" w:rsidTr="001C4D84">
        <w:tc>
          <w:tcPr>
            <w:tcW w:w="975" w:type="dxa"/>
            <w:shd w:val="clear" w:color="auto" w:fill="auto"/>
            <w:vAlign w:val="center"/>
          </w:tcPr>
          <w:p w14:paraId="38E1FAA6" w14:textId="77777777" w:rsidR="00857C34" w:rsidRPr="004F717E" w:rsidRDefault="00857C34" w:rsidP="001C4D84">
            <w:pPr>
              <w:spacing w:before="100" w:beforeAutospacing="1" w:after="100" w:afterAutospacing="1"/>
              <w:jc w:val="center"/>
            </w:pPr>
            <w:r w:rsidRPr="004F717E">
              <w:t>1</w:t>
            </w:r>
          </w:p>
        </w:tc>
        <w:tc>
          <w:tcPr>
            <w:tcW w:w="7002" w:type="dxa"/>
            <w:shd w:val="clear" w:color="auto" w:fill="auto"/>
            <w:vAlign w:val="center"/>
          </w:tcPr>
          <w:p w14:paraId="505984A6" w14:textId="77777777" w:rsidR="00857C34" w:rsidRPr="004F717E" w:rsidRDefault="00CA4FB9" w:rsidP="00CA4FB9">
            <w:pPr>
              <w:spacing w:before="100" w:beforeAutospacing="1" w:after="100" w:afterAutospacing="1"/>
              <w:jc w:val="left"/>
            </w:pPr>
            <w:r>
              <w:t>Agreement on a small size</w:t>
            </w:r>
            <w:r w:rsidR="00454DB4">
              <w:t xml:space="preserve"> </w:t>
            </w:r>
            <w:r>
              <w:t xml:space="preserve">Steering Committee </w:t>
            </w:r>
            <w:r w:rsidR="00454DB4">
              <w:t>structure providing a b</w:t>
            </w:r>
            <w:r w:rsidR="0052133F">
              <w:t xml:space="preserve">alanced representation of EP and Council business and IT </w:t>
            </w:r>
          </w:p>
        </w:tc>
        <w:tc>
          <w:tcPr>
            <w:tcW w:w="1208" w:type="dxa"/>
            <w:shd w:val="clear" w:color="auto" w:fill="auto"/>
            <w:vAlign w:val="center"/>
          </w:tcPr>
          <w:p w14:paraId="1542C60C" w14:textId="77777777" w:rsidR="00857C34" w:rsidRPr="004F717E" w:rsidRDefault="0052133F" w:rsidP="001C4D84">
            <w:pPr>
              <w:spacing w:before="100" w:beforeAutospacing="1" w:after="100" w:afterAutospacing="1"/>
              <w:jc w:val="center"/>
            </w:pPr>
            <w:r>
              <w:t>30/09/2016</w:t>
            </w:r>
          </w:p>
        </w:tc>
      </w:tr>
      <w:tr w:rsidR="00857C34" w:rsidRPr="004F717E" w14:paraId="7D8DB869" w14:textId="77777777" w:rsidTr="001C4D84">
        <w:tc>
          <w:tcPr>
            <w:tcW w:w="975" w:type="dxa"/>
            <w:shd w:val="clear" w:color="auto" w:fill="auto"/>
            <w:vAlign w:val="center"/>
          </w:tcPr>
          <w:p w14:paraId="52198C0C" w14:textId="77777777" w:rsidR="00857C34" w:rsidRPr="004F717E" w:rsidRDefault="00857C34" w:rsidP="001C4D84">
            <w:pPr>
              <w:spacing w:before="100" w:beforeAutospacing="1" w:after="100" w:afterAutospacing="1"/>
              <w:jc w:val="center"/>
            </w:pPr>
            <w:r w:rsidRPr="004F717E">
              <w:t>2</w:t>
            </w:r>
          </w:p>
        </w:tc>
        <w:tc>
          <w:tcPr>
            <w:tcW w:w="7002" w:type="dxa"/>
            <w:shd w:val="clear" w:color="auto" w:fill="auto"/>
            <w:vAlign w:val="center"/>
          </w:tcPr>
          <w:p w14:paraId="391E7B02" w14:textId="77777777" w:rsidR="00857C34" w:rsidRPr="004F717E" w:rsidRDefault="0052133F" w:rsidP="001C4D84">
            <w:pPr>
              <w:spacing w:before="100" w:beforeAutospacing="1" w:after="100" w:afterAutospacing="1"/>
              <w:jc w:val="left"/>
            </w:pPr>
            <w:r>
              <w:t>The 1st Steering Committee will be scheduled for the 2nd week of November</w:t>
            </w:r>
          </w:p>
        </w:tc>
        <w:tc>
          <w:tcPr>
            <w:tcW w:w="1208" w:type="dxa"/>
            <w:shd w:val="clear" w:color="auto" w:fill="auto"/>
            <w:vAlign w:val="center"/>
          </w:tcPr>
          <w:p w14:paraId="6161BC9D" w14:textId="77777777" w:rsidR="00857C34" w:rsidRPr="004F717E" w:rsidRDefault="0052133F" w:rsidP="001C4D84">
            <w:pPr>
              <w:spacing w:before="100" w:beforeAutospacing="1" w:after="100" w:afterAutospacing="1"/>
              <w:jc w:val="center"/>
            </w:pPr>
            <w:r>
              <w:t>30/09/2016</w:t>
            </w:r>
          </w:p>
        </w:tc>
      </w:tr>
      <w:tr w:rsidR="00857C34" w:rsidRPr="004F717E" w14:paraId="2A4E2066" w14:textId="77777777" w:rsidTr="001C4D84">
        <w:tc>
          <w:tcPr>
            <w:tcW w:w="975" w:type="dxa"/>
            <w:shd w:val="clear" w:color="auto" w:fill="auto"/>
            <w:vAlign w:val="center"/>
          </w:tcPr>
          <w:p w14:paraId="40E88B22" w14:textId="77777777" w:rsidR="00857C34" w:rsidRPr="004F717E" w:rsidRDefault="00857C34" w:rsidP="001C4D84">
            <w:pPr>
              <w:spacing w:before="100" w:beforeAutospacing="1" w:after="100" w:afterAutospacing="1"/>
              <w:jc w:val="center"/>
            </w:pPr>
            <w:r w:rsidRPr="004F717E">
              <w:t>3</w:t>
            </w:r>
          </w:p>
        </w:tc>
        <w:tc>
          <w:tcPr>
            <w:tcW w:w="7002" w:type="dxa"/>
            <w:shd w:val="clear" w:color="auto" w:fill="auto"/>
            <w:vAlign w:val="center"/>
          </w:tcPr>
          <w:p w14:paraId="342E5BE9" w14:textId="77777777" w:rsidR="00857C34" w:rsidRPr="004F717E" w:rsidRDefault="00CA4FB9" w:rsidP="00CA4FB9">
            <w:pPr>
              <w:spacing w:before="100" w:beforeAutospacing="1" w:after="100" w:afterAutospacing="1"/>
              <w:jc w:val="left"/>
            </w:pPr>
            <w:r>
              <w:rPr>
                <w:lang w:val="en-US" w:eastAsia="ja-JP"/>
              </w:rPr>
              <w:t>The information for the steering Committee will be prepared and distributed two weeks before the meeting</w:t>
            </w:r>
          </w:p>
        </w:tc>
        <w:tc>
          <w:tcPr>
            <w:tcW w:w="1208" w:type="dxa"/>
            <w:shd w:val="clear" w:color="auto" w:fill="auto"/>
            <w:vAlign w:val="center"/>
          </w:tcPr>
          <w:p w14:paraId="7188DB33" w14:textId="77777777" w:rsidR="00857C34" w:rsidRPr="004F717E" w:rsidRDefault="00CA4FB9" w:rsidP="001C4D84">
            <w:pPr>
              <w:spacing w:before="100" w:beforeAutospacing="1" w:after="100" w:afterAutospacing="1"/>
              <w:jc w:val="center"/>
            </w:pPr>
            <w:r>
              <w:t>30/09/2016</w:t>
            </w:r>
          </w:p>
        </w:tc>
      </w:tr>
      <w:tr w:rsidR="00CA4FB9" w:rsidRPr="004F717E" w14:paraId="53100A5E" w14:textId="77777777" w:rsidTr="001C4D84">
        <w:tc>
          <w:tcPr>
            <w:tcW w:w="975" w:type="dxa"/>
            <w:shd w:val="clear" w:color="auto" w:fill="auto"/>
            <w:vAlign w:val="center"/>
          </w:tcPr>
          <w:p w14:paraId="123DC00D" w14:textId="77777777" w:rsidR="00CA4FB9" w:rsidRPr="004F717E" w:rsidRDefault="00CA4FB9" w:rsidP="001C4D84">
            <w:pPr>
              <w:spacing w:before="100" w:beforeAutospacing="1" w:after="100" w:afterAutospacing="1"/>
              <w:jc w:val="center"/>
            </w:pPr>
            <w:r>
              <w:t>4</w:t>
            </w:r>
          </w:p>
        </w:tc>
        <w:tc>
          <w:tcPr>
            <w:tcW w:w="7002" w:type="dxa"/>
            <w:shd w:val="clear" w:color="auto" w:fill="auto"/>
            <w:vAlign w:val="center"/>
          </w:tcPr>
          <w:p w14:paraId="65FD61C7" w14:textId="77777777" w:rsidR="00CA4FB9" w:rsidRDefault="00CA4FB9" w:rsidP="00CA4FB9">
            <w:pPr>
              <w:spacing w:before="100" w:beforeAutospacing="1" w:after="100" w:afterAutospacing="1"/>
              <w:jc w:val="left"/>
              <w:rPr>
                <w:lang w:val="en-US" w:eastAsia="ja-JP"/>
              </w:rPr>
            </w:pPr>
            <w:r>
              <w:rPr>
                <w:lang w:val="en-US" w:eastAsia="ja-JP"/>
              </w:rPr>
              <w:t>The joint note to the EP and Council SGs will be sent before 2016</w:t>
            </w:r>
          </w:p>
        </w:tc>
        <w:tc>
          <w:tcPr>
            <w:tcW w:w="1208" w:type="dxa"/>
            <w:shd w:val="clear" w:color="auto" w:fill="auto"/>
            <w:vAlign w:val="center"/>
          </w:tcPr>
          <w:p w14:paraId="449CEBD4" w14:textId="77777777" w:rsidR="00CA4FB9" w:rsidRDefault="00CA4FB9" w:rsidP="001C4D84">
            <w:pPr>
              <w:spacing w:before="100" w:beforeAutospacing="1" w:after="100" w:afterAutospacing="1"/>
              <w:jc w:val="center"/>
            </w:pPr>
            <w:r>
              <w:t>30/09/2016</w:t>
            </w:r>
          </w:p>
        </w:tc>
      </w:tr>
    </w:tbl>
    <w:p w14:paraId="296A96A2" w14:textId="77777777" w:rsidR="00857C34" w:rsidRPr="004F717E" w:rsidRDefault="00857C34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44" w:name="_Toc260994499"/>
      <w:bookmarkStart w:id="45" w:name="_Toc338331225"/>
      <w:bookmarkStart w:id="46" w:name="_Toc463274795"/>
      <w:r w:rsidRPr="004F717E">
        <w:t>Actions</w:t>
      </w:r>
      <w:bookmarkEnd w:id="44"/>
      <w:bookmarkEnd w:id="45"/>
      <w:bookmarkEnd w:id="4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957"/>
        <w:gridCol w:w="5760"/>
        <w:gridCol w:w="1374"/>
        <w:gridCol w:w="1268"/>
      </w:tblGrid>
      <w:tr w:rsidR="00857C34" w:rsidRPr="00B54ABF" w14:paraId="663B8651" w14:textId="77777777" w:rsidTr="001C4D84">
        <w:tc>
          <w:tcPr>
            <w:tcW w:w="957" w:type="dxa"/>
            <w:shd w:val="clear" w:color="auto" w:fill="C0C0C0"/>
          </w:tcPr>
          <w:p w14:paraId="7921A090" w14:textId="77777777" w:rsidR="00857C34" w:rsidRPr="00B54ABF" w:rsidRDefault="00857C34" w:rsidP="001C4D84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B54ABF">
              <w:rPr>
                <w:b/>
              </w:rPr>
              <w:t>Task</w:t>
            </w:r>
          </w:p>
        </w:tc>
        <w:tc>
          <w:tcPr>
            <w:tcW w:w="5760" w:type="dxa"/>
            <w:shd w:val="clear" w:color="auto" w:fill="C0C0C0"/>
          </w:tcPr>
          <w:p w14:paraId="1A199ABE" w14:textId="77777777" w:rsidR="00857C34" w:rsidRPr="00B54ABF" w:rsidRDefault="00857C34" w:rsidP="001C4D84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B54ABF">
              <w:rPr>
                <w:b/>
              </w:rPr>
              <w:t>Description</w:t>
            </w:r>
          </w:p>
        </w:tc>
        <w:tc>
          <w:tcPr>
            <w:tcW w:w="1260" w:type="dxa"/>
            <w:shd w:val="clear" w:color="auto" w:fill="C0C0C0"/>
          </w:tcPr>
          <w:p w14:paraId="63522A30" w14:textId="77777777" w:rsidR="00857C34" w:rsidRPr="00B54ABF" w:rsidRDefault="00857C34" w:rsidP="001C4D84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B54ABF">
              <w:rPr>
                <w:b/>
              </w:rPr>
              <w:t>Resource</w:t>
            </w:r>
          </w:p>
        </w:tc>
        <w:tc>
          <w:tcPr>
            <w:tcW w:w="1208" w:type="dxa"/>
            <w:shd w:val="clear" w:color="auto" w:fill="C0C0C0"/>
          </w:tcPr>
          <w:p w14:paraId="622951FF" w14:textId="77777777" w:rsidR="00857C34" w:rsidRPr="00B54ABF" w:rsidRDefault="00857C34" w:rsidP="001C4D84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B54ABF">
              <w:rPr>
                <w:b/>
              </w:rPr>
              <w:t>Deadline</w:t>
            </w:r>
          </w:p>
        </w:tc>
      </w:tr>
      <w:tr w:rsidR="00857C34" w:rsidRPr="004F717E" w14:paraId="54A38DFC" w14:textId="77777777" w:rsidTr="001C4D84">
        <w:tc>
          <w:tcPr>
            <w:tcW w:w="957" w:type="dxa"/>
            <w:shd w:val="clear" w:color="auto" w:fill="auto"/>
            <w:vAlign w:val="center"/>
          </w:tcPr>
          <w:p w14:paraId="149CB3BC" w14:textId="77777777" w:rsidR="00857C34" w:rsidRPr="004F717E" w:rsidRDefault="00857C34" w:rsidP="001C4D84">
            <w:pPr>
              <w:spacing w:before="100" w:beforeAutospacing="1" w:after="100" w:afterAutospacing="1"/>
              <w:jc w:val="center"/>
            </w:pPr>
            <w:r w:rsidRPr="004F717E">
              <w:t>1</w:t>
            </w:r>
          </w:p>
        </w:tc>
        <w:tc>
          <w:tcPr>
            <w:tcW w:w="5760" w:type="dxa"/>
            <w:shd w:val="clear" w:color="auto" w:fill="auto"/>
            <w:vAlign w:val="center"/>
          </w:tcPr>
          <w:p w14:paraId="5AA7F2C3" w14:textId="77777777" w:rsidR="00857C34" w:rsidRPr="004F717E" w:rsidRDefault="00AD602B" w:rsidP="001C4D84">
            <w:pPr>
              <w:spacing w:before="100" w:beforeAutospacing="1" w:after="100" w:afterAutospacing="1"/>
              <w:jc w:val="left"/>
            </w:pPr>
            <w:r>
              <w:t>Council to inform who will be the participants in the Steering Committee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7818F6E8" w14:textId="77777777" w:rsidR="00857C34" w:rsidRPr="004F717E" w:rsidRDefault="00AD602B" w:rsidP="001C4D84">
            <w:pPr>
              <w:spacing w:before="100" w:beforeAutospacing="1" w:after="100" w:afterAutospacing="1"/>
              <w:jc w:val="center"/>
            </w:pPr>
            <w:r>
              <w:t>Council</w:t>
            </w:r>
          </w:p>
        </w:tc>
        <w:tc>
          <w:tcPr>
            <w:tcW w:w="1208" w:type="dxa"/>
            <w:shd w:val="clear" w:color="auto" w:fill="auto"/>
            <w:vAlign w:val="center"/>
          </w:tcPr>
          <w:p w14:paraId="70C51AD7" w14:textId="77777777" w:rsidR="00857C34" w:rsidRPr="004F717E" w:rsidRDefault="00AD602B" w:rsidP="001C4D84">
            <w:pPr>
              <w:spacing w:before="100" w:beforeAutospacing="1" w:after="100" w:afterAutospacing="1"/>
              <w:jc w:val="center"/>
            </w:pPr>
            <w:r>
              <w:t>07/10/2016</w:t>
            </w:r>
          </w:p>
        </w:tc>
      </w:tr>
      <w:tr w:rsidR="00857C34" w:rsidRPr="004F717E" w14:paraId="5A46B106" w14:textId="77777777" w:rsidTr="001C4D84">
        <w:tc>
          <w:tcPr>
            <w:tcW w:w="957" w:type="dxa"/>
            <w:shd w:val="clear" w:color="auto" w:fill="auto"/>
            <w:vAlign w:val="center"/>
          </w:tcPr>
          <w:p w14:paraId="218ADB55" w14:textId="77777777" w:rsidR="00857C34" w:rsidRPr="004F717E" w:rsidRDefault="00857C34" w:rsidP="001C4D84">
            <w:pPr>
              <w:spacing w:before="100" w:beforeAutospacing="1" w:after="100" w:afterAutospacing="1"/>
              <w:jc w:val="center"/>
            </w:pPr>
            <w:r w:rsidRPr="004F717E">
              <w:t>2</w:t>
            </w:r>
          </w:p>
        </w:tc>
        <w:tc>
          <w:tcPr>
            <w:tcW w:w="5760" w:type="dxa"/>
            <w:shd w:val="clear" w:color="auto" w:fill="auto"/>
            <w:vAlign w:val="center"/>
          </w:tcPr>
          <w:p w14:paraId="670D1D19" w14:textId="77777777" w:rsidR="00857C34" w:rsidRPr="004F717E" w:rsidRDefault="00AD602B" w:rsidP="001C4D84">
            <w:pPr>
              <w:spacing w:before="100" w:beforeAutospacing="1" w:after="100" w:afterAutospacing="1"/>
              <w:jc w:val="left"/>
            </w:pPr>
            <w:r>
              <w:t>Organise the 1st Steering Committee meeting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7D224462" w14:textId="77777777" w:rsidR="00857C34" w:rsidRPr="004F717E" w:rsidRDefault="00AD602B" w:rsidP="001C4D84">
            <w:pPr>
              <w:spacing w:before="100" w:beforeAutospacing="1" w:after="100" w:afterAutospacing="1"/>
              <w:jc w:val="center"/>
            </w:pPr>
            <w:r>
              <w:t>EP &amp; Council project teams</w:t>
            </w:r>
          </w:p>
        </w:tc>
        <w:tc>
          <w:tcPr>
            <w:tcW w:w="1208" w:type="dxa"/>
            <w:shd w:val="clear" w:color="auto" w:fill="auto"/>
            <w:vAlign w:val="center"/>
          </w:tcPr>
          <w:p w14:paraId="26A670EB" w14:textId="77777777" w:rsidR="00857C34" w:rsidRPr="004F717E" w:rsidRDefault="00AD602B" w:rsidP="001C4D84">
            <w:pPr>
              <w:spacing w:before="100" w:beforeAutospacing="1" w:after="100" w:afterAutospacing="1"/>
              <w:jc w:val="center"/>
            </w:pPr>
            <w:r>
              <w:t>2nd week of November</w:t>
            </w:r>
          </w:p>
        </w:tc>
      </w:tr>
      <w:tr w:rsidR="00857C34" w:rsidRPr="004F717E" w14:paraId="592C0834" w14:textId="77777777" w:rsidTr="001C4D84">
        <w:tc>
          <w:tcPr>
            <w:tcW w:w="957" w:type="dxa"/>
            <w:shd w:val="clear" w:color="auto" w:fill="auto"/>
            <w:vAlign w:val="center"/>
          </w:tcPr>
          <w:p w14:paraId="65022239" w14:textId="77777777" w:rsidR="00857C34" w:rsidRPr="004F717E" w:rsidRDefault="00857C34" w:rsidP="001C4D84">
            <w:pPr>
              <w:spacing w:before="100" w:beforeAutospacing="1" w:after="100" w:afterAutospacing="1"/>
              <w:jc w:val="center"/>
            </w:pPr>
            <w:r w:rsidRPr="004F717E">
              <w:t>3</w:t>
            </w:r>
          </w:p>
        </w:tc>
        <w:tc>
          <w:tcPr>
            <w:tcW w:w="5760" w:type="dxa"/>
            <w:shd w:val="clear" w:color="auto" w:fill="auto"/>
            <w:vAlign w:val="center"/>
          </w:tcPr>
          <w:p w14:paraId="1DE7C5E4" w14:textId="77777777" w:rsidR="00857C34" w:rsidRPr="004F717E" w:rsidRDefault="00AD602B" w:rsidP="001C4D84">
            <w:pPr>
              <w:spacing w:before="100" w:beforeAutospacing="1" w:after="100" w:afterAutospacing="1"/>
              <w:jc w:val="left"/>
            </w:pPr>
            <w:r>
              <w:t>Prepare the draft joint Note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5F9F85DB" w14:textId="77777777" w:rsidR="00857C34" w:rsidRPr="004F717E" w:rsidRDefault="00CA4FB9" w:rsidP="001C4D84">
            <w:pPr>
              <w:spacing w:before="100" w:beforeAutospacing="1" w:after="100" w:afterAutospacing="1"/>
              <w:jc w:val="center"/>
            </w:pPr>
            <w:r>
              <w:rPr>
                <w:lang w:val="en-US" w:eastAsia="ja-JP"/>
              </w:rPr>
              <w:t>Business Stakeholders</w:t>
            </w:r>
          </w:p>
        </w:tc>
        <w:tc>
          <w:tcPr>
            <w:tcW w:w="1208" w:type="dxa"/>
            <w:shd w:val="clear" w:color="auto" w:fill="auto"/>
            <w:vAlign w:val="center"/>
          </w:tcPr>
          <w:p w14:paraId="05DF0E16" w14:textId="77777777" w:rsidR="00857C34" w:rsidRPr="004F717E" w:rsidRDefault="00A9467F" w:rsidP="001C4D84">
            <w:pPr>
              <w:spacing w:before="100" w:beforeAutospacing="1" w:after="100" w:afterAutospacing="1"/>
              <w:jc w:val="center"/>
            </w:pPr>
            <w:r>
              <w:t>2 weeks b</w:t>
            </w:r>
            <w:r w:rsidR="00CA4FB9">
              <w:t>efore the 1st SC</w:t>
            </w:r>
          </w:p>
        </w:tc>
      </w:tr>
      <w:tr w:rsidR="00857C34" w:rsidRPr="004F717E" w14:paraId="4BCBC9A9" w14:textId="77777777" w:rsidTr="001C4D84">
        <w:tc>
          <w:tcPr>
            <w:tcW w:w="957" w:type="dxa"/>
            <w:shd w:val="clear" w:color="auto" w:fill="auto"/>
            <w:vAlign w:val="center"/>
          </w:tcPr>
          <w:p w14:paraId="0943A529" w14:textId="77777777" w:rsidR="00857C34" w:rsidRPr="004F717E" w:rsidRDefault="00857C34" w:rsidP="001C4D84">
            <w:pPr>
              <w:spacing w:before="100" w:beforeAutospacing="1" w:after="100" w:afterAutospacing="1"/>
              <w:jc w:val="center"/>
            </w:pPr>
            <w:r w:rsidRPr="004F717E">
              <w:t>4</w:t>
            </w:r>
          </w:p>
        </w:tc>
        <w:tc>
          <w:tcPr>
            <w:tcW w:w="5760" w:type="dxa"/>
            <w:shd w:val="clear" w:color="auto" w:fill="auto"/>
            <w:vAlign w:val="center"/>
          </w:tcPr>
          <w:p w14:paraId="0323C973" w14:textId="77777777" w:rsidR="00857C34" w:rsidRPr="004F717E" w:rsidRDefault="00AD602B" w:rsidP="0052133F">
            <w:pPr>
              <w:spacing w:before="100" w:beforeAutospacing="1" w:after="100" w:afterAutospacing="1"/>
              <w:jc w:val="left"/>
            </w:pPr>
            <w:r>
              <w:t xml:space="preserve">Prepare a roadmap and </w:t>
            </w:r>
            <w:r w:rsidR="0052133F">
              <w:t>points for the 1st SC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0EF3F30F" w14:textId="77777777" w:rsidR="00857C34" w:rsidRPr="004F717E" w:rsidRDefault="00AD602B" w:rsidP="001C4D84">
            <w:pPr>
              <w:spacing w:before="100" w:beforeAutospacing="1" w:after="100" w:afterAutospacing="1"/>
              <w:jc w:val="center"/>
            </w:pPr>
            <w:r>
              <w:t>EP &amp; Council project teams</w:t>
            </w:r>
          </w:p>
        </w:tc>
        <w:tc>
          <w:tcPr>
            <w:tcW w:w="1208" w:type="dxa"/>
            <w:shd w:val="clear" w:color="auto" w:fill="auto"/>
            <w:vAlign w:val="center"/>
          </w:tcPr>
          <w:p w14:paraId="3FC0355B" w14:textId="77777777" w:rsidR="00857C34" w:rsidRPr="004F717E" w:rsidRDefault="00CA4FB9" w:rsidP="001C4D84">
            <w:pPr>
              <w:spacing w:before="100" w:beforeAutospacing="1" w:after="100" w:afterAutospacing="1"/>
              <w:jc w:val="center"/>
            </w:pPr>
            <w:r>
              <w:t xml:space="preserve">2 weeks </w:t>
            </w:r>
            <w:r w:rsidR="00A9467F">
              <w:t>b</w:t>
            </w:r>
            <w:r w:rsidR="00AD602B">
              <w:t>efore the 1st SC</w:t>
            </w:r>
          </w:p>
        </w:tc>
      </w:tr>
      <w:tr w:rsidR="00CA4FB9" w:rsidRPr="004F717E" w14:paraId="077AB340" w14:textId="77777777" w:rsidTr="001C4D84">
        <w:tc>
          <w:tcPr>
            <w:tcW w:w="957" w:type="dxa"/>
            <w:shd w:val="clear" w:color="auto" w:fill="auto"/>
            <w:vAlign w:val="center"/>
          </w:tcPr>
          <w:p w14:paraId="64043DEC" w14:textId="77777777" w:rsidR="00CA4FB9" w:rsidRPr="004F717E" w:rsidRDefault="00CA4FB9" w:rsidP="001C4D84">
            <w:pPr>
              <w:spacing w:before="100" w:beforeAutospacing="1" w:after="100" w:afterAutospacing="1"/>
              <w:jc w:val="center"/>
            </w:pPr>
            <w:r>
              <w:t>5</w:t>
            </w:r>
          </w:p>
        </w:tc>
        <w:tc>
          <w:tcPr>
            <w:tcW w:w="5760" w:type="dxa"/>
            <w:shd w:val="clear" w:color="auto" w:fill="auto"/>
            <w:vAlign w:val="center"/>
          </w:tcPr>
          <w:p w14:paraId="11C8654C" w14:textId="77777777" w:rsidR="00CA4FB9" w:rsidRDefault="00CA4FB9" w:rsidP="0052133F">
            <w:pPr>
              <w:spacing w:before="100" w:beforeAutospacing="1" w:after="100" w:afterAutospacing="1"/>
              <w:jc w:val="left"/>
            </w:pPr>
            <w:r>
              <w:t>Prepare joint report on the content exchange analysis phase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4FE2D0ED" w14:textId="77777777" w:rsidR="00CA4FB9" w:rsidRDefault="00CA4FB9" w:rsidP="001C4D84">
            <w:pPr>
              <w:spacing w:before="100" w:beforeAutospacing="1" w:after="100" w:afterAutospacing="1"/>
              <w:jc w:val="center"/>
            </w:pPr>
            <w:r>
              <w:t>EP and Council analysts</w:t>
            </w:r>
          </w:p>
        </w:tc>
        <w:tc>
          <w:tcPr>
            <w:tcW w:w="1208" w:type="dxa"/>
            <w:shd w:val="clear" w:color="auto" w:fill="auto"/>
            <w:vAlign w:val="center"/>
          </w:tcPr>
          <w:p w14:paraId="4B75F667" w14:textId="77777777" w:rsidR="00CA4FB9" w:rsidRDefault="00A9467F" w:rsidP="001C4D84">
            <w:pPr>
              <w:spacing w:before="100" w:beforeAutospacing="1" w:after="100" w:afterAutospacing="1"/>
              <w:jc w:val="center"/>
            </w:pPr>
            <w:r>
              <w:t>2 weeks b</w:t>
            </w:r>
            <w:r w:rsidR="00CA4FB9">
              <w:t>efore the 1st SC</w:t>
            </w:r>
          </w:p>
        </w:tc>
      </w:tr>
    </w:tbl>
    <w:p w14:paraId="093B4BF6" w14:textId="77777777" w:rsidR="00857C34" w:rsidRPr="004F717E" w:rsidRDefault="00857C34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47" w:name="_Toc260994500"/>
      <w:bookmarkStart w:id="48" w:name="_Toc338331226"/>
      <w:bookmarkStart w:id="49" w:name="_Toc463274796"/>
      <w:r w:rsidRPr="004F717E">
        <w:t>Next meeting</w:t>
      </w:r>
      <w:bookmarkEnd w:id="47"/>
      <w:bookmarkEnd w:id="48"/>
      <w:bookmarkEnd w:id="4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184"/>
        <w:gridCol w:w="7103"/>
      </w:tblGrid>
      <w:tr w:rsidR="00857C34" w:rsidRPr="004F717E" w14:paraId="7289049E" w14:textId="77777777" w:rsidTr="001C4D84">
        <w:tc>
          <w:tcPr>
            <w:tcW w:w="2184" w:type="dxa"/>
            <w:shd w:val="clear" w:color="auto" w:fill="C0C0C0"/>
            <w:vAlign w:val="center"/>
          </w:tcPr>
          <w:p w14:paraId="42DDC833" w14:textId="77777777" w:rsidR="00857C34" w:rsidRPr="00B54ABF" w:rsidRDefault="00857C34" w:rsidP="001C4D84">
            <w:pPr>
              <w:spacing w:before="100" w:beforeAutospacing="1" w:after="100" w:afterAutospacing="1"/>
              <w:jc w:val="left"/>
              <w:rPr>
                <w:b/>
              </w:rPr>
            </w:pPr>
            <w:r w:rsidRPr="00B54ABF">
              <w:rPr>
                <w:b/>
              </w:rPr>
              <w:t>Next meeting</w:t>
            </w:r>
          </w:p>
        </w:tc>
        <w:tc>
          <w:tcPr>
            <w:tcW w:w="7103" w:type="dxa"/>
            <w:shd w:val="clear" w:color="auto" w:fill="auto"/>
            <w:vAlign w:val="center"/>
          </w:tcPr>
          <w:p w14:paraId="51563055" w14:textId="77777777" w:rsidR="00857C34" w:rsidRPr="004F717E" w:rsidRDefault="002B0429" w:rsidP="001C4D84">
            <w:pPr>
              <w:spacing w:before="100" w:beforeAutospacing="1" w:after="100" w:afterAutospacing="1"/>
              <w:jc w:val="left"/>
            </w:pPr>
            <w:r>
              <w:t>Steering Committee meeting</w:t>
            </w:r>
          </w:p>
        </w:tc>
      </w:tr>
      <w:tr w:rsidR="00857C34" w:rsidRPr="004F717E" w14:paraId="6D6F1741" w14:textId="77777777" w:rsidTr="001C4D84">
        <w:tc>
          <w:tcPr>
            <w:tcW w:w="2184" w:type="dxa"/>
            <w:shd w:val="clear" w:color="auto" w:fill="C0C0C0"/>
            <w:vAlign w:val="center"/>
          </w:tcPr>
          <w:p w14:paraId="0D831624" w14:textId="77777777" w:rsidR="00857C34" w:rsidRPr="00B54ABF" w:rsidRDefault="00857C34" w:rsidP="001C4D84">
            <w:pPr>
              <w:spacing w:before="100" w:beforeAutospacing="1" w:after="100" w:afterAutospacing="1"/>
              <w:jc w:val="left"/>
              <w:rPr>
                <w:b/>
              </w:rPr>
            </w:pPr>
            <w:r w:rsidRPr="00B54ABF">
              <w:rPr>
                <w:b/>
              </w:rPr>
              <w:t>Pre-requirements</w:t>
            </w:r>
          </w:p>
        </w:tc>
        <w:tc>
          <w:tcPr>
            <w:tcW w:w="7103" w:type="dxa"/>
            <w:shd w:val="clear" w:color="auto" w:fill="auto"/>
            <w:vAlign w:val="center"/>
          </w:tcPr>
          <w:p w14:paraId="78F5168D" w14:textId="77777777" w:rsidR="00857C34" w:rsidRPr="004F717E" w:rsidRDefault="00857C34" w:rsidP="001C4D84">
            <w:pPr>
              <w:spacing w:before="100" w:beforeAutospacing="1" w:after="100" w:afterAutospacing="1"/>
              <w:jc w:val="left"/>
            </w:pPr>
          </w:p>
        </w:tc>
      </w:tr>
      <w:tr w:rsidR="00857C34" w:rsidRPr="004F717E" w14:paraId="41CE8E48" w14:textId="77777777" w:rsidTr="001C4D84">
        <w:tc>
          <w:tcPr>
            <w:tcW w:w="2184" w:type="dxa"/>
            <w:shd w:val="clear" w:color="auto" w:fill="C0C0C0"/>
            <w:vAlign w:val="center"/>
          </w:tcPr>
          <w:p w14:paraId="59DC1884" w14:textId="77777777" w:rsidR="00857C34" w:rsidRPr="00B54ABF" w:rsidRDefault="00857C34" w:rsidP="001C4D84">
            <w:pPr>
              <w:spacing w:before="100" w:beforeAutospacing="1" w:after="100" w:afterAutospacing="1"/>
              <w:jc w:val="left"/>
              <w:rPr>
                <w:b/>
              </w:rPr>
            </w:pPr>
            <w:r w:rsidRPr="00B54ABF">
              <w:rPr>
                <w:b/>
              </w:rPr>
              <w:t>Agenda</w:t>
            </w:r>
          </w:p>
        </w:tc>
        <w:tc>
          <w:tcPr>
            <w:tcW w:w="7103" w:type="dxa"/>
            <w:shd w:val="clear" w:color="auto" w:fill="auto"/>
            <w:vAlign w:val="center"/>
          </w:tcPr>
          <w:p w14:paraId="6BA55C30" w14:textId="77777777" w:rsidR="00857C34" w:rsidRPr="004F717E" w:rsidRDefault="00857C34" w:rsidP="001C4D84">
            <w:pPr>
              <w:spacing w:before="100" w:beforeAutospacing="1" w:after="100" w:afterAutospacing="1"/>
              <w:jc w:val="left"/>
            </w:pPr>
          </w:p>
        </w:tc>
      </w:tr>
    </w:tbl>
    <w:p w14:paraId="2C3528EA" w14:textId="77777777" w:rsidR="00857C34" w:rsidRDefault="00857C34" w:rsidP="00857C34">
      <w:pPr>
        <w:rPr>
          <w:lang w:eastAsia="ja-JP"/>
        </w:rPr>
      </w:pPr>
    </w:p>
    <w:p w14:paraId="0E6F5ACC" w14:textId="77777777" w:rsidR="00D33D98" w:rsidRPr="00513FEA" w:rsidRDefault="00D269A9" w:rsidP="007B6DDC">
      <w:pPr>
        <w:pStyle w:val="Heading1"/>
      </w:pPr>
      <w:bookmarkStart w:id="50" w:name="_Toc463274797"/>
      <w:bookmarkStart w:id="51" w:name="_Toc127238672"/>
      <w:bookmarkStart w:id="52" w:name="_Toc216171225"/>
      <w:r>
        <w:lastRenderedPageBreak/>
        <w:t>Annex - Document c</w:t>
      </w:r>
      <w:r w:rsidR="00D33D98">
        <w:t>ontrol</w:t>
      </w:r>
      <w:bookmarkEnd w:id="50"/>
    </w:p>
    <w:p w14:paraId="60FB0A04" w14:textId="77777777" w:rsidR="00D33D98" w:rsidRDefault="00D33D98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53" w:name="_Toc463274798"/>
      <w:commentRangeStart w:id="54"/>
      <w:r>
        <w:t>Circulation</w:t>
      </w:r>
      <w:bookmarkEnd w:id="53"/>
      <w:commentRangeEnd w:id="54"/>
      <w:r w:rsidR="00A9467F">
        <w:rPr>
          <w:rStyle w:val="CommentReference"/>
          <w:b w:val="0"/>
          <w:bCs w:val="0"/>
          <w:iCs w:val="0"/>
          <w:szCs w:val="20"/>
        </w:rPr>
        <w:commentReference w:id="54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158"/>
        <w:gridCol w:w="2690"/>
        <w:gridCol w:w="2990"/>
        <w:gridCol w:w="897"/>
        <w:gridCol w:w="893"/>
      </w:tblGrid>
      <w:tr w:rsidR="00D33D98" w:rsidRPr="000F170E" w14:paraId="63BD9DDB" w14:textId="77777777" w:rsidTr="00A9467F">
        <w:trPr>
          <w:trHeight w:val="307"/>
          <w:tblHeader/>
        </w:trPr>
        <w:tc>
          <w:tcPr>
            <w:tcW w:w="1120" w:type="pct"/>
            <w:shd w:val="clear" w:color="auto" w:fill="C0C0C0"/>
            <w:vAlign w:val="center"/>
          </w:tcPr>
          <w:p w14:paraId="19BC275A" w14:textId="77777777"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0F170E">
              <w:rPr>
                <w:b/>
              </w:rPr>
              <w:t>DG or Company</w:t>
            </w:r>
          </w:p>
        </w:tc>
        <w:tc>
          <w:tcPr>
            <w:tcW w:w="1397" w:type="pct"/>
            <w:shd w:val="clear" w:color="auto" w:fill="C0C0C0"/>
            <w:vAlign w:val="center"/>
          </w:tcPr>
          <w:p w14:paraId="623E70C0" w14:textId="77777777" w:rsidR="00D33D98" w:rsidRPr="00722E4E" w:rsidRDefault="00D33D98" w:rsidP="00C25BCA">
            <w:pPr>
              <w:spacing w:before="100" w:beforeAutospacing="1" w:after="100" w:afterAutospacing="1"/>
              <w:jc w:val="center"/>
            </w:pPr>
            <w:r w:rsidRPr="00461289">
              <w:rPr>
                <w:b/>
              </w:rPr>
              <w:t>Role</w:t>
            </w:r>
          </w:p>
        </w:tc>
        <w:tc>
          <w:tcPr>
            <w:tcW w:w="2019" w:type="pct"/>
            <w:gridSpan w:val="2"/>
            <w:shd w:val="clear" w:color="auto" w:fill="C0C0C0"/>
            <w:vAlign w:val="center"/>
          </w:tcPr>
          <w:p w14:paraId="1078536A" w14:textId="77777777"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0F170E">
              <w:rPr>
                <w:b/>
              </w:rPr>
              <w:t>Name</w:t>
            </w:r>
            <w:r>
              <w:rPr>
                <w:b/>
              </w:rPr>
              <w:t>/Initials</w:t>
            </w:r>
          </w:p>
        </w:tc>
        <w:tc>
          <w:tcPr>
            <w:tcW w:w="465" w:type="pct"/>
            <w:shd w:val="clear" w:color="auto" w:fill="C0C0C0"/>
            <w:vAlign w:val="center"/>
          </w:tcPr>
          <w:p w14:paraId="7324BEEE" w14:textId="77777777"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>RACI</w:t>
            </w:r>
            <w:r>
              <w:rPr>
                <w:rStyle w:val="FootnoteReference"/>
                <w:b/>
              </w:rPr>
              <w:footnoteReference w:id="2"/>
            </w:r>
            <w:r>
              <w:rPr>
                <w:b/>
              </w:rPr>
              <w:t xml:space="preserve"> </w:t>
            </w:r>
            <w:r w:rsidRPr="000F170E">
              <w:rPr>
                <w:b/>
              </w:rPr>
              <w:t>code</w:t>
            </w:r>
          </w:p>
        </w:tc>
      </w:tr>
      <w:tr w:rsidR="00A9467F" w:rsidRPr="00AF38C2" w14:paraId="2275A27C" w14:textId="77777777" w:rsidTr="00A9467F">
        <w:tc>
          <w:tcPr>
            <w:tcW w:w="1120" w:type="pct"/>
            <w:vAlign w:val="center"/>
          </w:tcPr>
          <w:p w14:paraId="7C5DBBE3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EP DG PRES</w:t>
            </w:r>
          </w:p>
        </w:tc>
        <w:tc>
          <w:tcPr>
            <w:tcW w:w="1397" w:type="pct"/>
            <w:vAlign w:val="center"/>
          </w:tcPr>
          <w:p w14:paraId="32FDF1CC" w14:textId="77777777" w:rsidR="00A9467F" w:rsidRDefault="00A9467F" w:rsidP="00AF38C2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>
              <w:rPr>
                <w:color w:val="000000"/>
              </w:rPr>
              <w:t>BUSINESS-Project Owner</w:t>
            </w:r>
          </w:p>
        </w:tc>
        <w:tc>
          <w:tcPr>
            <w:tcW w:w="1553" w:type="pct"/>
            <w:vAlign w:val="center"/>
          </w:tcPr>
          <w:p w14:paraId="5331DC2D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Ellen ROBSON</w:t>
            </w:r>
          </w:p>
        </w:tc>
        <w:tc>
          <w:tcPr>
            <w:tcW w:w="466" w:type="pct"/>
            <w:vAlign w:val="center"/>
          </w:tcPr>
          <w:p w14:paraId="3AD8859C" w14:textId="77777777" w:rsidR="00A9467F" w:rsidRPr="00AF38C2" w:rsidRDefault="00A9467F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65" w:type="pct"/>
            <w:vAlign w:val="center"/>
          </w:tcPr>
          <w:p w14:paraId="1F8A94A8" w14:textId="77777777" w:rsidR="00A9467F" w:rsidRPr="00AF38C2" w:rsidRDefault="00A9467F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</w:tr>
      <w:tr w:rsidR="00A9467F" w:rsidRPr="00AF38C2" w14:paraId="335374C6" w14:textId="77777777" w:rsidTr="00A9467F">
        <w:tc>
          <w:tcPr>
            <w:tcW w:w="1120" w:type="pct"/>
            <w:vAlign w:val="center"/>
          </w:tcPr>
          <w:p w14:paraId="15E74465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EP DG IPOL</w:t>
            </w:r>
          </w:p>
        </w:tc>
        <w:tc>
          <w:tcPr>
            <w:tcW w:w="1397" w:type="pct"/>
            <w:vAlign w:val="center"/>
          </w:tcPr>
          <w:p w14:paraId="643785E5" w14:textId="77777777" w:rsidR="00A9467F" w:rsidRDefault="00A9467F" w:rsidP="00AF38C2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>
              <w:rPr>
                <w:color w:val="000000"/>
              </w:rPr>
              <w:t>BUSINESS-Project Owner</w:t>
            </w:r>
          </w:p>
        </w:tc>
        <w:tc>
          <w:tcPr>
            <w:tcW w:w="1553" w:type="pct"/>
            <w:vAlign w:val="center"/>
          </w:tcPr>
          <w:p w14:paraId="41188CAA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Sarah BLAU</w:t>
            </w:r>
          </w:p>
        </w:tc>
        <w:tc>
          <w:tcPr>
            <w:tcW w:w="466" w:type="pct"/>
            <w:vAlign w:val="center"/>
          </w:tcPr>
          <w:p w14:paraId="65D933DE" w14:textId="77777777" w:rsidR="00A9467F" w:rsidRPr="00AF38C2" w:rsidRDefault="00A9467F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65" w:type="pct"/>
            <w:vAlign w:val="center"/>
          </w:tcPr>
          <w:p w14:paraId="58A7AAE2" w14:textId="77777777" w:rsidR="00A9467F" w:rsidRDefault="00A9467F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</w:tr>
      <w:tr w:rsidR="00A9467F" w:rsidRPr="00AF38C2" w14:paraId="3BB0B5DD" w14:textId="77777777" w:rsidTr="00A9467F">
        <w:tc>
          <w:tcPr>
            <w:tcW w:w="1119" w:type="pct"/>
            <w:vAlign w:val="center"/>
          </w:tcPr>
          <w:p w14:paraId="23B38D26" w14:textId="77777777" w:rsidR="00A9467F" w:rsidRPr="00AF38C2" w:rsidRDefault="00A9467F" w:rsidP="00883D2D">
            <w:pPr>
              <w:spacing w:before="100" w:beforeAutospacing="1" w:after="100" w:afterAutospacing="1"/>
              <w:jc w:val="center"/>
            </w:pPr>
            <w:r>
              <w:t>EP DG ITEC</w:t>
            </w:r>
          </w:p>
        </w:tc>
        <w:tc>
          <w:tcPr>
            <w:tcW w:w="1397" w:type="pct"/>
            <w:vAlign w:val="center"/>
          </w:tcPr>
          <w:p w14:paraId="3A3AADA4" w14:textId="77777777" w:rsidR="00A9467F" w:rsidRPr="00AF38C2" w:rsidRDefault="00A9467F" w:rsidP="00883D2D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>
              <w:rPr>
                <w:color w:val="000000"/>
              </w:rPr>
              <w:t>IT</w:t>
            </w:r>
            <w:r w:rsidRPr="00AF38C2">
              <w:rPr>
                <w:color w:val="000000"/>
              </w:rPr>
              <w:t>-Sponsor</w:t>
            </w:r>
          </w:p>
        </w:tc>
        <w:tc>
          <w:tcPr>
            <w:tcW w:w="1553" w:type="pct"/>
            <w:vAlign w:val="center"/>
          </w:tcPr>
          <w:p w14:paraId="78244750" w14:textId="77777777" w:rsidR="00A9467F" w:rsidRPr="00AF38C2" w:rsidRDefault="00A9467F" w:rsidP="00883D2D">
            <w:pPr>
              <w:spacing w:before="100" w:beforeAutospacing="1" w:after="100" w:afterAutospacing="1"/>
              <w:jc w:val="center"/>
            </w:pPr>
            <w:r>
              <w:t>Steen EILERTSEN</w:t>
            </w:r>
          </w:p>
        </w:tc>
        <w:tc>
          <w:tcPr>
            <w:tcW w:w="466" w:type="pct"/>
            <w:vAlign w:val="center"/>
          </w:tcPr>
          <w:p w14:paraId="22D0C6FE" w14:textId="77777777" w:rsidR="00A9467F" w:rsidRPr="00AF38C2" w:rsidRDefault="00A9467F" w:rsidP="00883D2D">
            <w:pPr>
              <w:spacing w:before="100" w:beforeAutospacing="1" w:after="100" w:afterAutospacing="1"/>
              <w:jc w:val="center"/>
            </w:pPr>
          </w:p>
        </w:tc>
        <w:tc>
          <w:tcPr>
            <w:tcW w:w="466" w:type="pct"/>
            <w:vAlign w:val="center"/>
          </w:tcPr>
          <w:p w14:paraId="3E6ECCB9" w14:textId="77777777" w:rsidR="00A9467F" w:rsidRPr="00AF38C2" w:rsidRDefault="00A9467F" w:rsidP="00883D2D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AF38C2">
              <w:rPr>
                <w:b/>
              </w:rPr>
              <w:t>A</w:t>
            </w:r>
          </w:p>
        </w:tc>
      </w:tr>
      <w:tr w:rsidR="00A9467F" w:rsidRPr="00AF38C2" w14:paraId="4FEA2E79" w14:textId="77777777" w:rsidTr="00A9467F">
        <w:tc>
          <w:tcPr>
            <w:tcW w:w="1120" w:type="pct"/>
            <w:vAlign w:val="center"/>
          </w:tcPr>
          <w:p w14:paraId="053DC544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Council</w:t>
            </w:r>
          </w:p>
        </w:tc>
        <w:tc>
          <w:tcPr>
            <w:tcW w:w="1397" w:type="pct"/>
            <w:vAlign w:val="center"/>
          </w:tcPr>
          <w:p w14:paraId="2DC57D59" w14:textId="77777777" w:rsidR="00A9467F" w:rsidRDefault="00A9467F" w:rsidP="00AF38C2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>
              <w:rPr>
                <w:color w:val="000000"/>
              </w:rPr>
              <w:t>BUSINESS-Project Owner</w:t>
            </w:r>
          </w:p>
        </w:tc>
        <w:tc>
          <w:tcPr>
            <w:tcW w:w="1553" w:type="pct"/>
            <w:vAlign w:val="center"/>
          </w:tcPr>
          <w:p w14:paraId="0C66894A" w14:textId="77777777" w:rsidR="00A9467F" w:rsidRDefault="00A9467F" w:rsidP="002B0429">
            <w:pPr>
              <w:spacing w:before="100" w:beforeAutospacing="1" w:after="100" w:afterAutospacing="1"/>
              <w:jc w:val="center"/>
            </w:pPr>
          </w:p>
        </w:tc>
        <w:tc>
          <w:tcPr>
            <w:tcW w:w="466" w:type="pct"/>
            <w:vAlign w:val="center"/>
          </w:tcPr>
          <w:p w14:paraId="54AD9A13" w14:textId="77777777" w:rsidR="00A9467F" w:rsidRPr="00AF38C2" w:rsidRDefault="00A9467F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65" w:type="pct"/>
            <w:vAlign w:val="center"/>
          </w:tcPr>
          <w:p w14:paraId="22FC9B9A" w14:textId="77777777" w:rsidR="00A9467F" w:rsidRDefault="00A9467F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</w:tr>
      <w:tr w:rsidR="00A9467F" w:rsidRPr="00AF38C2" w14:paraId="3707EA60" w14:textId="77777777" w:rsidTr="00A9467F">
        <w:tc>
          <w:tcPr>
            <w:tcW w:w="1120" w:type="pct"/>
            <w:vAlign w:val="center"/>
          </w:tcPr>
          <w:p w14:paraId="6605B564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Council</w:t>
            </w:r>
          </w:p>
        </w:tc>
        <w:tc>
          <w:tcPr>
            <w:tcW w:w="1397" w:type="pct"/>
            <w:vAlign w:val="center"/>
          </w:tcPr>
          <w:p w14:paraId="040CAA94" w14:textId="77777777" w:rsidR="00A9467F" w:rsidRDefault="00A9467F" w:rsidP="00AF38C2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>
              <w:rPr>
                <w:color w:val="000000"/>
              </w:rPr>
              <w:t>IT-Sponsor</w:t>
            </w:r>
          </w:p>
        </w:tc>
        <w:tc>
          <w:tcPr>
            <w:tcW w:w="1553" w:type="pct"/>
            <w:vAlign w:val="center"/>
          </w:tcPr>
          <w:p w14:paraId="74F89CCB" w14:textId="77777777" w:rsidR="00A9467F" w:rsidRDefault="00A9467F" w:rsidP="00A9467F">
            <w:pPr>
              <w:spacing w:before="100" w:beforeAutospacing="1" w:after="100" w:afterAutospacing="1"/>
            </w:pPr>
          </w:p>
        </w:tc>
        <w:tc>
          <w:tcPr>
            <w:tcW w:w="466" w:type="pct"/>
            <w:vAlign w:val="center"/>
          </w:tcPr>
          <w:p w14:paraId="00A41E52" w14:textId="77777777" w:rsidR="00A9467F" w:rsidRPr="00AF38C2" w:rsidRDefault="00A9467F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65" w:type="pct"/>
            <w:vAlign w:val="center"/>
          </w:tcPr>
          <w:p w14:paraId="332BEBF5" w14:textId="77777777" w:rsidR="00A9467F" w:rsidRDefault="00A9467F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</w:tr>
      <w:tr w:rsidR="00D33D98" w:rsidRPr="00AF38C2" w14:paraId="0D67B2F7" w14:textId="77777777" w:rsidTr="00A9467F">
        <w:tc>
          <w:tcPr>
            <w:tcW w:w="1120" w:type="pct"/>
            <w:vAlign w:val="center"/>
          </w:tcPr>
          <w:p w14:paraId="45B73815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EP DG ITEC</w:t>
            </w:r>
          </w:p>
        </w:tc>
        <w:tc>
          <w:tcPr>
            <w:tcW w:w="1397" w:type="pct"/>
            <w:vAlign w:val="center"/>
          </w:tcPr>
          <w:p w14:paraId="20EF5FA3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Senior Supplier</w:t>
            </w:r>
          </w:p>
        </w:tc>
        <w:tc>
          <w:tcPr>
            <w:tcW w:w="1553" w:type="pct"/>
            <w:vAlign w:val="center"/>
          </w:tcPr>
          <w:p w14:paraId="1A34BA2C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Olivier LEBOEUF</w:t>
            </w:r>
          </w:p>
        </w:tc>
        <w:tc>
          <w:tcPr>
            <w:tcW w:w="466" w:type="pct"/>
            <w:vAlign w:val="center"/>
          </w:tcPr>
          <w:p w14:paraId="73D6E82C" w14:textId="77777777" w:rsidR="00D33D98" w:rsidRPr="00AF38C2" w:rsidRDefault="00D33D98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65" w:type="pct"/>
            <w:vAlign w:val="center"/>
          </w:tcPr>
          <w:p w14:paraId="1695D70C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C</w:t>
            </w:r>
          </w:p>
        </w:tc>
      </w:tr>
      <w:tr w:rsidR="00A9467F" w:rsidRPr="00AF38C2" w14:paraId="7206B8E0" w14:textId="77777777" w:rsidTr="00A9467F">
        <w:tc>
          <w:tcPr>
            <w:tcW w:w="1120" w:type="pct"/>
            <w:vAlign w:val="center"/>
          </w:tcPr>
          <w:p w14:paraId="5E496BC5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EP DG ITEC</w:t>
            </w:r>
          </w:p>
        </w:tc>
        <w:tc>
          <w:tcPr>
            <w:tcW w:w="1397" w:type="pct"/>
            <w:vAlign w:val="center"/>
          </w:tcPr>
          <w:p w14:paraId="41B84DB1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IT Project Manager</w:t>
            </w:r>
          </w:p>
        </w:tc>
        <w:tc>
          <w:tcPr>
            <w:tcW w:w="1553" w:type="pct"/>
            <w:vAlign w:val="center"/>
          </w:tcPr>
          <w:p w14:paraId="56895312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Gianluigi ALARI</w:t>
            </w:r>
          </w:p>
        </w:tc>
        <w:tc>
          <w:tcPr>
            <w:tcW w:w="466" w:type="pct"/>
            <w:vAlign w:val="center"/>
          </w:tcPr>
          <w:p w14:paraId="6D44B639" w14:textId="77777777" w:rsidR="00A9467F" w:rsidRPr="00AF38C2" w:rsidRDefault="00A9467F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65" w:type="pct"/>
            <w:vAlign w:val="center"/>
          </w:tcPr>
          <w:p w14:paraId="000F9D00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R</w:t>
            </w:r>
          </w:p>
        </w:tc>
      </w:tr>
      <w:tr w:rsidR="00D33D98" w:rsidRPr="00AF38C2" w14:paraId="1AB754A5" w14:textId="77777777" w:rsidTr="00A9467F">
        <w:tc>
          <w:tcPr>
            <w:tcW w:w="1120" w:type="pct"/>
            <w:vAlign w:val="center"/>
          </w:tcPr>
          <w:p w14:paraId="06EF6C34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EP DG ITEC</w:t>
            </w:r>
          </w:p>
        </w:tc>
        <w:tc>
          <w:tcPr>
            <w:tcW w:w="1397" w:type="pct"/>
            <w:vAlign w:val="center"/>
          </w:tcPr>
          <w:p w14:paraId="2A16CDB3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IT Project Delivery Manager</w:t>
            </w:r>
          </w:p>
        </w:tc>
        <w:tc>
          <w:tcPr>
            <w:tcW w:w="1553" w:type="pct"/>
            <w:vAlign w:val="center"/>
          </w:tcPr>
          <w:p w14:paraId="47DE1874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Georgios KOUKLAKIS</w:t>
            </w:r>
          </w:p>
        </w:tc>
        <w:tc>
          <w:tcPr>
            <w:tcW w:w="466" w:type="pct"/>
            <w:vAlign w:val="center"/>
          </w:tcPr>
          <w:p w14:paraId="2E5CFE79" w14:textId="77777777" w:rsidR="00D33D98" w:rsidRPr="00AF38C2" w:rsidRDefault="00D33D98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65" w:type="pct"/>
            <w:vAlign w:val="center"/>
          </w:tcPr>
          <w:p w14:paraId="409B23C0" w14:textId="77777777" w:rsidR="00D33D98" w:rsidRPr="00AF38C2" w:rsidRDefault="00D33D98" w:rsidP="00AF38C2">
            <w:pPr>
              <w:spacing w:before="100" w:beforeAutospacing="1" w:after="100" w:afterAutospacing="1"/>
              <w:jc w:val="center"/>
            </w:pPr>
            <w:r w:rsidRPr="00AF38C2">
              <w:t>C</w:t>
            </w:r>
          </w:p>
        </w:tc>
      </w:tr>
      <w:tr w:rsidR="00A9467F" w:rsidRPr="00AF38C2" w14:paraId="0E6CA8FB" w14:textId="77777777" w:rsidTr="00A9467F">
        <w:tc>
          <w:tcPr>
            <w:tcW w:w="1120" w:type="pct"/>
            <w:vAlign w:val="center"/>
          </w:tcPr>
          <w:p w14:paraId="0636F3E5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EP DG ITEC</w:t>
            </w:r>
          </w:p>
        </w:tc>
        <w:tc>
          <w:tcPr>
            <w:tcW w:w="1397" w:type="pct"/>
            <w:vAlign w:val="center"/>
          </w:tcPr>
          <w:p w14:paraId="05374347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IT Analyst-PROMS</w:t>
            </w:r>
          </w:p>
        </w:tc>
        <w:tc>
          <w:tcPr>
            <w:tcW w:w="1553" w:type="pct"/>
            <w:vAlign w:val="center"/>
          </w:tcPr>
          <w:p w14:paraId="341CBF47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Michal FEHERPATAKY</w:t>
            </w:r>
          </w:p>
        </w:tc>
        <w:tc>
          <w:tcPr>
            <w:tcW w:w="466" w:type="pct"/>
            <w:vAlign w:val="center"/>
          </w:tcPr>
          <w:p w14:paraId="4DE2E161" w14:textId="77777777" w:rsidR="00A9467F" w:rsidRPr="00AF38C2" w:rsidRDefault="00A9467F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65" w:type="pct"/>
            <w:vAlign w:val="center"/>
          </w:tcPr>
          <w:p w14:paraId="13ED373C" w14:textId="77777777" w:rsidR="00A9467F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C</w:t>
            </w:r>
          </w:p>
        </w:tc>
      </w:tr>
      <w:tr w:rsidR="00D33D98" w:rsidRPr="00AF38C2" w14:paraId="0482047E" w14:textId="77777777" w:rsidTr="00A9467F">
        <w:tc>
          <w:tcPr>
            <w:tcW w:w="1120" w:type="pct"/>
            <w:vAlign w:val="center"/>
          </w:tcPr>
          <w:p w14:paraId="799B50CA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Council</w:t>
            </w:r>
          </w:p>
        </w:tc>
        <w:tc>
          <w:tcPr>
            <w:tcW w:w="1397" w:type="pct"/>
            <w:vAlign w:val="center"/>
          </w:tcPr>
          <w:p w14:paraId="56774AA5" w14:textId="77777777" w:rsidR="00D33D98" w:rsidRPr="00AF38C2" w:rsidRDefault="00D33D98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1553" w:type="pct"/>
            <w:vAlign w:val="center"/>
          </w:tcPr>
          <w:p w14:paraId="3977801F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Elod DUDAS</w:t>
            </w:r>
          </w:p>
        </w:tc>
        <w:tc>
          <w:tcPr>
            <w:tcW w:w="466" w:type="pct"/>
            <w:vAlign w:val="center"/>
          </w:tcPr>
          <w:p w14:paraId="387AF97B" w14:textId="77777777" w:rsidR="00D33D98" w:rsidRPr="00AF38C2" w:rsidRDefault="00D33D98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65" w:type="pct"/>
            <w:vAlign w:val="center"/>
          </w:tcPr>
          <w:p w14:paraId="60C1C3D1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C</w:t>
            </w:r>
          </w:p>
        </w:tc>
      </w:tr>
      <w:tr w:rsidR="00A9467F" w:rsidRPr="00AF38C2" w14:paraId="6D75D0F0" w14:textId="77777777" w:rsidTr="00A9467F">
        <w:tc>
          <w:tcPr>
            <w:tcW w:w="1120" w:type="pct"/>
            <w:vAlign w:val="center"/>
          </w:tcPr>
          <w:p w14:paraId="0AF307E7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EP &amp; Council</w:t>
            </w:r>
          </w:p>
        </w:tc>
        <w:tc>
          <w:tcPr>
            <w:tcW w:w="1397" w:type="pct"/>
            <w:vAlign w:val="center"/>
          </w:tcPr>
          <w:p w14:paraId="2882F040" w14:textId="77777777" w:rsidR="00A9467F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Project Stakeholders</w:t>
            </w:r>
          </w:p>
        </w:tc>
        <w:tc>
          <w:tcPr>
            <w:tcW w:w="1553" w:type="pct"/>
            <w:vAlign w:val="center"/>
          </w:tcPr>
          <w:p w14:paraId="42479E18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Participants of the meeting</w:t>
            </w:r>
          </w:p>
        </w:tc>
        <w:tc>
          <w:tcPr>
            <w:tcW w:w="466" w:type="pct"/>
            <w:vAlign w:val="center"/>
          </w:tcPr>
          <w:p w14:paraId="5088C633" w14:textId="77777777" w:rsidR="00A9467F" w:rsidRPr="00AF38C2" w:rsidRDefault="00A9467F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65" w:type="pct"/>
            <w:vAlign w:val="center"/>
          </w:tcPr>
          <w:p w14:paraId="2A28774F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I</w:t>
            </w:r>
          </w:p>
        </w:tc>
      </w:tr>
    </w:tbl>
    <w:p w14:paraId="5BDD6CB7" w14:textId="77777777" w:rsidR="00D33D98" w:rsidRPr="00513FEA" w:rsidRDefault="00D269A9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55" w:name="_Toc463274799"/>
      <w:r>
        <w:t>Change h</w:t>
      </w:r>
      <w:r w:rsidR="00D33D98">
        <w:t>istory</w:t>
      </w:r>
      <w:bookmarkEnd w:id="55"/>
    </w:p>
    <w:tbl>
      <w:tblPr>
        <w:tblW w:w="506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1142"/>
        <w:gridCol w:w="1153"/>
        <w:gridCol w:w="1385"/>
        <w:gridCol w:w="841"/>
        <w:gridCol w:w="5232"/>
      </w:tblGrid>
      <w:tr w:rsidR="007C51FA" w:rsidRPr="000F170E" w14:paraId="48F58CEE" w14:textId="77777777" w:rsidTr="00A9467F">
        <w:trPr>
          <w:trHeight w:val="276"/>
          <w:tblHeader/>
        </w:trPr>
        <w:tc>
          <w:tcPr>
            <w:tcW w:w="586" w:type="pct"/>
            <w:shd w:val="clear" w:color="auto" w:fill="C0C0C0"/>
            <w:vAlign w:val="center"/>
          </w:tcPr>
          <w:p w14:paraId="58A0871D" w14:textId="77777777"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0F170E">
              <w:rPr>
                <w:b/>
              </w:rPr>
              <w:t>Version</w:t>
            </w:r>
            <w:r>
              <w:rPr>
                <w:b/>
              </w:rPr>
              <w:t xml:space="preserve"> </w:t>
            </w:r>
            <w:r w:rsidR="00AF38C2">
              <w:rPr>
                <w:b/>
              </w:rPr>
              <w:t>n</w:t>
            </w:r>
            <w:r>
              <w:rPr>
                <w:b/>
              </w:rPr>
              <w:t>umber</w:t>
            </w:r>
            <w:r>
              <w:rPr>
                <w:rStyle w:val="FootnoteReference"/>
                <w:b/>
              </w:rPr>
              <w:footnoteReference w:id="3"/>
            </w:r>
          </w:p>
        </w:tc>
        <w:tc>
          <w:tcPr>
            <w:tcW w:w="591" w:type="pct"/>
            <w:shd w:val="clear" w:color="auto" w:fill="C0C0C0"/>
            <w:vAlign w:val="center"/>
          </w:tcPr>
          <w:p w14:paraId="216C4D30" w14:textId="77777777"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>Status</w:t>
            </w:r>
            <w:r>
              <w:rPr>
                <w:rStyle w:val="FootnoteReference"/>
                <w:b/>
              </w:rPr>
              <w:footnoteReference w:id="4"/>
            </w:r>
          </w:p>
        </w:tc>
        <w:tc>
          <w:tcPr>
            <w:tcW w:w="710" w:type="pct"/>
            <w:shd w:val="clear" w:color="auto" w:fill="C0C0C0"/>
            <w:vAlign w:val="center"/>
          </w:tcPr>
          <w:p w14:paraId="52D9E242" w14:textId="77777777"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0F170E">
              <w:rPr>
                <w:b/>
              </w:rPr>
              <w:t>Date</w:t>
            </w:r>
          </w:p>
        </w:tc>
        <w:tc>
          <w:tcPr>
            <w:tcW w:w="431" w:type="pct"/>
            <w:shd w:val="clear" w:color="auto" w:fill="C0C0C0"/>
            <w:vAlign w:val="center"/>
          </w:tcPr>
          <w:p w14:paraId="0BC9E42F" w14:textId="77777777"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>Initials</w:t>
            </w:r>
          </w:p>
        </w:tc>
        <w:tc>
          <w:tcPr>
            <w:tcW w:w="2682" w:type="pct"/>
            <w:shd w:val="clear" w:color="auto" w:fill="C0C0C0"/>
            <w:vAlign w:val="center"/>
          </w:tcPr>
          <w:p w14:paraId="5B438942" w14:textId="77777777"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 xml:space="preserve">Summary of </w:t>
            </w:r>
            <w:r w:rsidR="00AF38C2">
              <w:rPr>
                <w:b/>
              </w:rPr>
              <w:t>c</w:t>
            </w:r>
            <w:r>
              <w:rPr>
                <w:b/>
              </w:rPr>
              <w:t>hanges</w:t>
            </w:r>
          </w:p>
        </w:tc>
      </w:tr>
      <w:tr w:rsidR="00AB0E4A" w:rsidRPr="00171790" w14:paraId="30A2B340" w14:textId="77777777" w:rsidTr="00A9467F">
        <w:tc>
          <w:tcPr>
            <w:tcW w:w="586" w:type="pct"/>
            <w:vAlign w:val="center"/>
          </w:tcPr>
          <w:p w14:paraId="0F2C6C24" w14:textId="77777777" w:rsidR="00AB0E4A" w:rsidRPr="00171790" w:rsidRDefault="00A9467F" w:rsidP="00AF38C2">
            <w:pPr>
              <w:spacing w:before="100" w:beforeAutospacing="1" w:after="100" w:afterAutospacing="1"/>
              <w:jc w:val="center"/>
            </w:pPr>
            <w:r>
              <w:t>0.1</w:t>
            </w:r>
          </w:p>
        </w:tc>
        <w:tc>
          <w:tcPr>
            <w:tcW w:w="591" w:type="pct"/>
            <w:vAlign w:val="center"/>
          </w:tcPr>
          <w:p w14:paraId="363D6736" w14:textId="77777777" w:rsidR="00AB0E4A" w:rsidRPr="00171790" w:rsidRDefault="00A9467F" w:rsidP="00AF38C2">
            <w:pPr>
              <w:spacing w:before="100" w:beforeAutospacing="1" w:after="100" w:afterAutospacing="1"/>
              <w:jc w:val="center"/>
            </w:pPr>
            <w:r>
              <w:t>draft</w:t>
            </w:r>
          </w:p>
        </w:tc>
        <w:tc>
          <w:tcPr>
            <w:tcW w:w="710" w:type="pct"/>
            <w:vAlign w:val="center"/>
          </w:tcPr>
          <w:p w14:paraId="6CAD5D0E" w14:textId="77777777" w:rsidR="00AB0E4A" w:rsidRPr="00171790" w:rsidRDefault="00A9467F" w:rsidP="00AF38C2">
            <w:pPr>
              <w:spacing w:before="100" w:beforeAutospacing="1" w:after="100" w:afterAutospacing="1"/>
              <w:jc w:val="center"/>
            </w:pPr>
            <w:r>
              <w:t>03/10/2016</w:t>
            </w:r>
          </w:p>
        </w:tc>
        <w:tc>
          <w:tcPr>
            <w:tcW w:w="431" w:type="pct"/>
            <w:vAlign w:val="center"/>
          </w:tcPr>
          <w:p w14:paraId="51D7C524" w14:textId="77777777" w:rsidR="00AB0E4A" w:rsidRPr="00171790" w:rsidRDefault="00A9467F" w:rsidP="00AF38C2">
            <w:pPr>
              <w:spacing w:before="100" w:beforeAutospacing="1" w:after="100" w:afterAutospacing="1"/>
              <w:jc w:val="center"/>
            </w:pPr>
            <w:r>
              <w:t>GA, GK</w:t>
            </w:r>
          </w:p>
        </w:tc>
        <w:tc>
          <w:tcPr>
            <w:tcW w:w="2682" w:type="pct"/>
            <w:vAlign w:val="center"/>
          </w:tcPr>
          <w:p w14:paraId="5DB2D503" w14:textId="77777777" w:rsidR="00AB0E4A" w:rsidRPr="00171790" w:rsidRDefault="00A9467F" w:rsidP="00AF38C2">
            <w:pPr>
              <w:spacing w:before="100" w:beforeAutospacing="1" w:after="100" w:afterAutospacing="1"/>
              <w:jc w:val="left"/>
            </w:pPr>
            <w:r>
              <w:t>Initial draft document</w:t>
            </w:r>
          </w:p>
        </w:tc>
      </w:tr>
      <w:tr w:rsidR="00AB0E4A" w:rsidRPr="00171790" w14:paraId="406EAF74" w14:textId="77777777" w:rsidTr="00A9467F">
        <w:tc>
          <w:tcPr>
            <w:tcW w:w="586" w:type="pct"/>
            <w:vAlign w:val="center"/>
          </w:tcPr>
          <w:p w14:paraId="6CC36BF3" w14:textId="77777777" w:rsidR="00AB0E4A" w:rsidRPr="00171790" w:rsidRDefault="00AB0E4A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591" w:type="pct"/>
            <w:vAlign w:val="center"/>
          </w:tcPr>
          <w:p w14:paraId="201130FB" w14:textId="77777777" w:rsidR="00AB0E4A" w:rsidRPr="00171790" w:rsidRDefault="00AB0E4A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710" w:type="pct"/>
            <w:vAlign w:val="center"/>
          </w:tcPr>
          <w:p w14:paraId="4E90CFA5" w14:textId="77777777" w:rsidR="00AB0E4A" w:rsidRPr="00171790" w:rsidRDefault="00AB0E4A" w:rsidP="00171790">
            <w:pPr>
              <w:spacing w:before="100" w:beforeAutospacing="1" w:after="100" w:afterAutospacing="1"/>
              <w:jc w:val="center"/>
            </w:pPr>
          </w:p>
        </w:tc>
        <w:tc>
          <w:tcPr>
            <w:tcW w:w="431" w:type="pct"/>
            <w:vAlign w:val="center"/>
          </w:tcPr>
          <w:p w14:paraId="247ACB34" w14:textId="77777777" w:rsidR="00AB0E4A" w:rsidRPr="00171790" w:rsidRDefault="00AB0E4A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2682" w:type="pct"/>
            <w:vAlign w:val="center"/>
          </w:tcPr>
          <w:p w14:paraId="15D250B3" w14:textId="77777777" w:rsidR="00AB0E4A" w:rsidRPr="00171790" w:rsidRDefault="00AB0E4A" w:rsidP="00AF38C2">
            <w:pPr>
              <w:spacing w:before="100" w:beforeAutospacing="1" w:after="100" w:afterAutospacing="1"/>
              <w:jc w:val="left"/>
            </w:pPr>
          </w:p>
        </w:tc>
      </w:tr>
      <w:tr w:rsidR="00AB0E4A" w:rsidRPr="00171790" w14:paraId="6E841EAE" w14:textId="77777777" w:rsidTr="00A9467F">
        <w:tc>
          <w:tcPr>
            <w:tcW w:w="586" w:type="pct"/>
            <w:vAlign w:val="center"/>
          </w:tcPr>
          <w:p w14:paraId="714DD978" w14:textId="77777777" w:rsidR="00AB0E4A" w:rsidRPr="00171790" w:rsidRDefault="00AB0E4A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591" w:type="pct"/>
            <w:vAlign w:val="center"/>
          </w:tcPr>
          <w:p w14:paraId="529CB2C0" w14:textId="77777777" w:rsidR="00AB0E4A" w:rsidRPr="00171790" w:rsidRDefault="00AB0E4A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710" w:type="pct"/>
            <w:vAlign w:val="center"/>
          </w:tcPr>
          <w:p w14:paraId="608247CA" w14:textId="77777777" w:rsidR="00AB0E4A" w:rsidRPr="00171790" w:rsidRDefault="00AB0E4A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31" w:type="pct"/>
            <w:vAlign w:val="center"/>
          </w:tcPr>
          <w:p w14:paraId="0108FAA3" w14:textId="77777777" w:rsidR="00AB0E4A" w:rsidRPr="00171790" w:rsidRDefault="00AB0E4A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2682" w:type="pct"/>
            <w:vAlign w:val="center"/>
          </w:tcPr>
          <w:p w14:paraId="5083E20E" w14:textId="77777777" w:rsidR="00AB0E4A" w:rsidRPr="00171790" w:rsidRDefault="00AB0E4A" w:rsidP="00AF38C2">
            <w:pPr>
              <w:spacing w:before="100" w:beforeAutospacing="1" w:after="100" w:afterAutospacing="1"/>
              <w:jc w:val="left"/>
            </w:pPr>
          </w:p>
        </w:tc>
      </w:tr>
      <w:bookmarkEnd w:id="51"/>
      <w:bookmarkEnd w:id="52"/>
    </w:tbl>
    <w:p w14:paraId="5D99FE95" w14:textId="77777777" w:rsidR="00AB0E4A" w:rsidRPr="00AB0E4A" w:rsidRDefault="00AB0E4A" w:rsidP="00857C34"/>
    <w:sectPr w:rsidR="00AB0E4A" w:rsidRPr="00AB0E4A" w:rsidSect="00C20F4D">
      <w:headerReference w:type="even" r:id="rId22"/>
      <w:headerReference w:type="default" r:id="rId23"/>
      <w:footerReference w:type="default" r:id="rId24"/>
      <w:pgSz w:w="11906" w:h="16838"/>
      <w:pgMar w:top="1440" w:right="1134" w:bottom="1440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54" w:author="KOUKLAKIS Georgios" w:date="2016-10-03T16:34:00Z" w:initials="KG">
    <w:p w14:paraId="0304A38A" w14:textId="77777777" w:rsidR="00A9467F" w:rsidRDefault="00A9467F">
      <w:pPr>
        <w:pStyle w:val="CommentText"/>
      </w:pPr>
      <w:r>
        <w:rPr>
          <w:rStyle w:val="CommentReference"/>
        </w:rPr>
        <w:annotationRef/>
      </w:r>
      <w:r>
        <w:t>Council to add the names of the approvers and contributors to the minutes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304A38A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F0A7B7" w14:textId="77777777" w:rsidR="00197F4F" w:rsidRDefault="00197F4F">
      <w:r>
        <w:separator/>
      </w:r>
    </w:p>
  </w:endnote>
  <w:endnote w:type="continuationSeparator" w:id="0">
    <w:p w14:paraId="7C3A8108" w14:textId="77777777" w:rsidR="00197F4F" w:rsidRDefault="00197F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4C231C" w14:textId="77777777" w:rsidR="002A2655" w:rsidRPr="00D269A9" w:rsidRDefault="002A2655" w:rsidP="001619AA">
    <w:pPr>
      <w:pStyle w:val="Footer"/>
    </w:pPr>
    <w:r w:rsidRPr="00D269A9">
      <w:t>Template last</w:t>
    </w:r>
    <w:r>
      <w:t xml:space="preserve"> updated: 06/2015 version: 50</w:t>
    </w:r>
  </w:p>
  <w:tbl>
    <w:tblPr>
      <w:tblW w:w="5000" w:type="pct"/>
      <w:tblBorders>
        <w:top w:val="dotted" w:sz="4" w:space="0" w:color="auto"/>
        <w:left w:val="dotted" w:sz="4" w:space="0" w:color="auto"/>
        <w:bottom w:val="dotted" w:sz="4" w:space="0" w:color="auto"/>
        <w:right w:val="dotted" w:sz="4" w:space="0" w:color="auto"/>
        <w:insideH w:val="dotted" w:sz="4" w:space="0" w:color="auto"/>
        <w:insideV w:val="dotted" w:sz="4" w:space="0" w:color="auto"/>
      </w:tblBorders>
      <w:tblCellMar>
        <w:left w:w="57" w:type="dxa"/>
        <w:right w:w="57" w:type="dxa"/>
      </w:tblCellMar>
      <w:tblLook w:val="01E0" w:firstRow="1" w:lastRow="1" w:firstColumn="1" w:lastColumn="1" w:noHBand="0" w:noVBand="0"/>
    </w:tblPr>
    <w:tblGrid>
      <w:gridCol w:w="1597"/>
      <w:gridCol w:w="5877"/>
      <w:gridCol w:w="1542"/>
      <w:gridCol w:w="612"/>
    </w:tblGrid>
    <w:tr w:rsidR="002A2655" w:rsidRPr="00D269A9" w14:paraId="194B3C68" w14:textId="77777777" w:rsidTr="0076010B">
      <w:tc>
        <w:tcPr>
          <w:tcW w:w="829" w:type="pct"/>
          <w:vAlign w:val="center"/>
        </w:tcPr>
        <w:p w14:paraId="2BEBD78B" w14:textId="77777777" w:rsidR="002A2655" w:rsidRPr="00D269A9" w:rsidRDefault="002A2655" w:rsidP="001619AA">
          <w:pPr>
            <w:pStyle w:val="Footer"/>
          </w:pPr>
          <w:r w:rsidRPr="00D269A9">
            <w:t>Document name</w:t>
          </w:r>
        </w:p>
      </w:tc>
      <w:tc>
        <w:tcPr>
          <w:tcW w:w="3052" w:type="pct"/>
          <w:vAlign w:val="center"/>
        </w:tcPr>
        <w:p w14:paraId="11B8B854" w14:textId="77777777" w:rsidR="002A2655" w:rsidRPr="002A2655" w:rsidRDefault="002A2655" w:rsidP="00981277">
          <w:pPr>
            <w:pStyle w:val="Footer"/>
            <w:jc w:val="left"/>
          </w:pPr>
          <w:r w:rsidRPr="00D269A9">
            <w:fldChar w:fldCharType="begin"/>
          </w:r>
          <w:r w:rsidRPr="002A2655">
            <w:instrText xml:space="preserve"> FILENAME   \* MERGEFORMAT </w:instrText>
          </w:r>
          <w:r w:rsidRPr="00D269A9">
            <w:fldChar w:fldCharType="separate"/>
          </w:r>
          <w:r w:rsidRPr="002A2655">
            <w:rPr>
              <w:noProof/>
            </w:rPr>
            <w:t>20160930_Trilogue_Coordination_meeting_minutes.v01</w:t>
          </w:r>
          <w:r w:rsidRPr="00D269A9">
            <w:rPr>
              <w:noProof/>
              <w:lang w:val="nl-NL"/>
            </w:rPr>
            <w:fldChar w:fldCharType="end"/>
          </w:r>
        </w:p>
      </w:tc>
      <w:tc>
        <w:tcPr>
          <w:tcW w:w="801" w:type="pct"/>
          <w:vAlign w:val="center"/>
        </w:tcPr>
        <w:p w14:paraId="76843745" w14:textId="77777777" w:rsidR="002A2655" w:rsidRPr="00D269A9" w:rsidRDefault="002A2655" w:rsidP="001619AA">
          <w:pPr>
            <w:pStyle w:val="Footer"/>
          </w:pPr>
          <w:r w:rsidRPr="00D269A9">
            <w:t>Number of pages</w:t>
          </w:r>
        </w:p>
      </w:tc>
      <w:tc>
        <w:tcPr>
          <w:tcW w:w="318" w:type="pct"/>
          <w:vAlign w:val="center"/>
        </w:tcPr>
        <w:p w14:paraId="49493A37" w14:textId="77777777" w:rsidR="002A2655" w:rsidRPr="00D269A9" w:rsidRDefault="00197F4F" w:rsidP="001619AA">
          <w:pPr>
            <w:pStyle w:val="Footer"/>
          </w:pPr>
          <w:fldSimple w:instr=" NUMPAGES  \* Arabic  \* MERGEFORMAT ">
            <w:r w:rsidR="009046AF">
              <w:rPr>
                <w:noProof/>
              </w:rPr>
              <w:t>9</w:t>
            </w:r>
          </w:fldSimple>
        </w:p>
      </w:tc>
    </w:tr>
  </w:tbl>
  <w:p w14:paraId="76590EE3" w14:textId="77777777" w:rsidR="002A2655" w:rsidRPr="007C51FA" w:rsidRDefault="002A2655" w:rsidP="001619A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002244" w14:textId="77777777" w:rsidR="002A2655" w:rsidRPr="003B06E3" w:rsidRDefault="002A2655" w:rsidP="005C5B83">
    <w:pPr>
      <w:pStyle w:val="Footer2"/>
    </w:pPr>
    <w:r w:rsidRPr="003B06E3">
      <w:t xml:space="preserve">Page </w:t>
    </w:r>
    <w:r w:rsidRPr="003B06E3">
      <w:fldChar w:fldCharType="begin"/>
    </w:r>
    <w:r w:rsidRPr="003B06E3">
      <w:instrText xml:space="preserve"> PAGE </w:instrText>
    </w:r>
    <w:r w:rsidRPr="003B06E3">
      <w:fldChar w:fldCharType="separate"/>
    </w:r>
    <w:r w:rsidR="009046AF">
      <w:rPr>
        <w:noProof/>
      </w:rPr>
      <w:t>3</w:t>
    </w:r>
    <w:r w:rsidRPr="003B06E3">
      <w:fldChar w:fldCharType="end"/>
    </w:r>
    <w:r w:rsidRPr="003B06E3">
      <w:t xml:space="preserve"> of </w:t>
    </w:r>
    <w:r w:rsidRPr="003B06E3">
      <w:fldChar w:fldCharType="begin"/>
    </w:r>
    <w:r w:rsidRPr="003B06E3">
      <w:instrText xml:space="preserve"> NUMPAGES </w:instrText>
    </w:r>
    <w:r w:rsidRPr="003B06E3">
      <w:fldChar w:fldCharType="separate"/>
    </w:r>
    <w:r w:rsidR="009046AF">
      <w:rPr>
        <w:noProof/>
      </w:rPr>
      <w:t>9</w:t>
    </w:r>
    <w:r w:rsidRPr="003B06E3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D9AA8C" w14:textId="77777777" w:rsidR="00197F4F" w:rsidRDefault="00197F4F">
      <w:r>
        <w:separator/>
      </w:r>
    </w:p>
  </w:footnote>
  <w:footnote w:type="continuationSeparator" w:id="0">
    <w:p w14:paraId="38408C75" w14:textId="77777777" w:rsidR="00197F4F" w:rsidRDefault="00197F4F">
      <w:r>
        <w:continuationSeparator/>
      </w:r>
    </w:p>
  </w:footnote>
  <w:footnote w:id="1">
    <w:p w14:paraId="4D85701B" w14:textId="77777777" w:rsidR="002A2655" w:rsidRPr="00B15FD2" w:rsidRDefault="002A265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15FD2">
        <w:t>Not exhaustive.</w:t>
      </w:r>
    </w:p>
  </w:footnote>
  <w:footnote w:id="2">
    <w:p w14:paraId="132A877D" w14:textId="77777777" w:rsidR="002A2655" w:rsidRDefault="002A2655">
      <w:pPr>
        <w:pStyle w:val="FootnoteText"/>
      </w:pPr>
      <w:r w:rsidRPr="003D680D">
        <w:rPr>
          <w:rStyle w:val="FootnoteReference"/>
        </w:rPr>
        <w:footnoteRef/>
      </w:r>
      <w:r w:rsidRPr="003D680D">
        <w:t xml:space="preserve"> </w:t>
      </w:r>
      <w:r w:rsidRPr="003D680D">
        <w:rPr>
          <w:b/>
        </w:rPr>
        <w:t>R</w:t>
      </w:r>
      <w:r w:rsidRPr="003D680D">
        <w:t xml:space="preserve">: Responsible, </w:t>
      </w:r>
      <w:r w:rsidRPr="003D680D">
        <w:rPr>
          <w:b/>
        </w:rPr>
        <w:t>A</w:t>
      </w:r>
      <w:r w:rsidRPr="003D680D">
        <w:t xml:space="preserve">: Approval, </w:t>
      </w:r>
      <w:r w:rsidRPr="003D680D">
        <w:rPr>
          <w:b/>
        </w:rPr>
        <w:t>C</w:t>
      </w:r>
      <w:r w:rsidRPr="003D680D">
        <w:t xml:space="preserve">: </w:t>
      </w:r>
      <w:r>
        <w:t>Contribution</w:t>
      </w:r>
      <w:r w:rsidRPr="003D680D">
        <w:t>,</w:t>
      </w:r>
      <w:r w:rsidRPr="003D680D">
        <w:rPr>
          <w:b/>
        </w:rPr>
        <w:t xml:space="preserve"> I</w:t>
      </w:r>
      <w:r w:rsidRPr="003D680D">
        <w:t>: Informed</w:t>
      </w:r>
    </w:p>
  </w:footnote>
  <w:footnote w:id="3">
    <w:p w14:paraId="619C8B6B" w14:textId="77777777" w:rsidR="002A2655" w:rsidRDefault="002A2655">
      <w:pPr>
        <w:pStyle w:val="FootnoteText"/>
      </w:pPr>
      <w:r w:rsidRPr="003D680D">
        <w:rPr>
          <w:rStyle w:val="FootnoteReference"/>
        </w:rPr>
        <w:footnoteRef/>
      </w:r>
      <w:r w:rsidRPr="003D680D">
        <w:t xml:space="preserve"> Naming convention: Procedure 'Program &amp; Project naming convention' (</w:t>
      </w:r>
      <w:hyperlink r:id="rId1" w:history="1">
        <w:r>
          <w:rPr>
            <w:rStyle w:val="Hyperlink"/>
          </w:rPr>
          <w:t>Standards.net</w:t>
        </w:r>
      </w:hyperlink>
      <w:r w:rsidRPr="003D680D">
        <w:t>)</w:t>
      </w:r>
    </w:p>
  </w:footnote>
  <w:footnote w:id="4">
    <w:p w14:paraId="4D9D6CE0" w14:textId="77777777" w:rsidR="002A2655" w:rsidRDefault="002A2655">
      <w:pPr>
        <w:pStyle w:val="FootnoteText"/>
      </w:pPr>
      <w:r w:rsidRPr="003D680D">
        <w:rPr>
          <w:rStyle w:val="FootnoteReference"/>
        </w:rPr>
        <w:footnoteRef/>
      </w:r>
      <w:r w:rsidRPr="003D680D">
        <w:t xml:space="preserve"> Status: Draft, Final, Approved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827BC1" w14:textId="77777777" w:rsidR="002A2655" w:rsidRPr="002A2655" w:rsidRDefault="002A2655" w:rsidP="00774864">
    <w:pPr>
      <w:spacing w:line="240" w:lineRule="auto"/>
      <w:jc w:val="center"/>
      <w:rPr>
        <w:lang w:val="fr-FR"/>
      </w:rPr>
    </w:pPr>
    <w:r>
      <w:rPr>
        <w:rFonts w:ascii="Times New Roman" w:hAnsi="Times New Roman"/>
        <w:noProof/>
        <w:sz w:val="24"/>
        <w:szCs w:val="24"/>
      </w:rPr>
      <w:drawing>
        <wp:anchor distT="0" distB="0" distL="114300" distR="114300" simplePos="0" relativeHeight="251657728" behindDoc="0" locked="0" layoutInCell="1" allowOverlap="1" wp14:anchorId="57DB012E" wp14:editId="07C93867">
          <wp:simplePos x="0" y="0"/>
          <wp:positionH relativeFrom="margin">
            <wp:posOffset>-585470</wp:posOffset>
          </wp:positionH>
          <wp:positionV relativeFrom="margin">
            <wp:posOffset>-2302510</wp:posOffset>
          </wp:positionV>
          <wp:extent cx="7397750" cy="1436370"/>
          <wp:effectExtent l="0" t="0" r="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97750" cy="14363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A2655">
      <w:rPr>
        <w:lang w:val="fr-FR"/>
      </w:rPr>
      <w:t>Directorate General: ITEC</w:t>
    </w:r>
  </w:p>
  <w:p w14:paraId="05D2587C" w14:textId="77777777" w:rsidR="002A2655" w:rsidRPr="002A2655" w:rsidRDefault="002A2655" w:rsidP="00774864">
    <w:pPr>
      <w:spacing w:line="240" w:lineRule="auto"/>
      <w:jc w:val="center"/>
      <w:rPr>
        <w:lang w:val="fr-FR"/>
      </w:rPr>
    </w:pPr>
    <w:r w:rsidRPr="002A2655">
      <w:rPr>
        <w:lang w:val="fr-FR"/>
      </w:rPr>
      <w:t>Directorate: DES</w:t>
    </w:r>
  </w:p>
  <w:p w14:paraId="71993774" w14:textId="77777777" w:rsidR="002A2655" w:rsidRPr="002A2655" w:rsidRDefault="002A2655" w:rsidP="00774864">
    <w:pPr>
      <w:spacing w:line="240" w:lineRule="auto"/>
      <w:jc w:val="center"/>
      <w:rPr>
        <w:lang w:val="fr-FR"/>
      </w:rPr>
    </w:pPr>
    <w:r w:rsidRPr="002A2655">
      <w:rPr>
        <w:lang w:val="fr-FR"/>
      </w:rPr>
      <w:t>Unit: CONCEPT</w:t>
    </w:r>
  </w:p>
  <w:p w14:paraId="1DF16180" w14:textId="77777777" w:rsidR="002A2655" w:rsidRPr="00726298" w:rsidRDefault="002A2655" w:rsidP="00774864">
    <w:pPr>
      <w:spacing w:line="240" w:lineRule="auto"/>
      <w:jc w:val="center"/>
      <w:rPr>
        <w:color w:val="000000"/>
      </w:rPr>
    </w:pPr>
    <w:r w:rsidRPr="00091BC2">
      <w:t>Servic</w:t>
    </w:r>
    <w:r>
      <w:t>e: PROJECTS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54CF11" w14:textId="77777777" w:rsidR="002A2655" w:rsidRDefault="002A2655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BB1F1B" w14:textId="77777777" w:rsidR="002A2655" w:rsidRPr="007C51FA" w:rsidRDefault="002A2655" w:rsidP="000357EF">
    <w:pPr>
      <w:pStyle w:val="Header"/>
      <w:pBdr>
        <w:bottom w:val="single" w:sz="4" w:space="1" w:color="auto"/>
      </w:pBdr>
      <w:jc w:val="right"/>
      <w:rPr>
        <w:szCs w:val="18"/>
      </w:rPr>
    </w:pPr>
    <w:r>
      <w:rPr>
        <w:szCs w:val="18"/>
      </w:rPr>
      <w:t>Minutes of the Steering Committee</w:t>
    </w:r>
  </w:p>
  <w:p w14:paraId="07A53444" w14:textId="77777777" w:rsidR="002A2655" w:rsidRPr="000357EF" w:rsidRDefault="002A2655" w:rsidP="000357EF">
    <w:pPr>
      <w:pStyle w:val="Header"/>
      <w:jc w:val="right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E11186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  <w:rPr>
        <w:rFonts w:cs="Times New Roman"/>
      </w:rPr>
    </w:lvl>
  </w:abstractNum>
  <w:abstractNum w:abstractNumId="1" w15:restartNumberingAfterBreak="0">
    <w:nsid w:val="149D0A92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A367369"/>
    <w:multiLevelType w:val="hybridMultilevel"/>
    <w:tmpl w:val="910882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FC503F"/>
    <w:multiLevelType w:val="multilevel"/>
    <w:tmpl w:val="C4ACA5D6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1985"/>
        </w:tabs>
        <w:ind w:left="1985" w:hanging="1134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2268"/>
        </w:tabs>
        <w:ind w:left="2268" w:hanging="113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835"/>
        </w:tabs>
        <w:ind w:left="2835" w:hanging="1134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3402"/>
        </w:tabs>
        <w:ind w:left="3402" w:hanging="1134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5544"/>
        </w:tabs>
        <w:ind w:left="5400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6264"/>
        </w:tabs>
        <w:ind w:left="5904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624"/>
        </w:tabs>
        <w:ind w:left="6408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344"/>
        </w:tabs>
        <w:ind w:left="6984" w:hanging="1440"/>
      </w:pPr>
      <w:rPr>
        <w:rFonts w:cs="Times New Roman" w:hint="default"/>
      </w:rPr>
    </w:lvl>
  </w:abstractNum>
  <w:abstractNum w:abstractNumId="4" w15:restartNumberingAfterBreak="0">
    <w:nsid w:val="6DDC6664"/>
    <w:multiLevelType w:val="multilevel"/>
    <w:tmpl w:val="08090023"/>
    <w:styleLink w:val="ArticleSection"/>
    <w:lvl w:ilvl="0">
      <w:start w:val="1"/>
      <w:numFmt w:val="upperRoman"/>
      <w:lvlText w:val="Article %1."/>
      <w:lvlJc w:val="left"/>
      <w:pPr>
        <w:tabs>
          <w:tab w:val="num" w:pos="1800"/>
        </w:tabs>
      </w:pPr>
      <w:rPr>
        <w:rFonts w:cs="Times New Roman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5" w15:restartNumberingAfterBreak="0">
    <w:nsid w:val="78B32E5D"/>
    <w:multiLevelType w:val="multilevel"/>
    <w:tmpl w:val="08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3"/>
  </w:num>
  <w:num w:numId="5">
    <w:abstractNumId w:val="2"/>
  </w:num>
  <w:num w:numId="6">
    <w:abstractNumId w:val="1"/>
  </w:num>
  <w:numIdMacAtCleanup w:val="6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OUKLAKIS Georgios">
    <w15:presenceInfo w15:providerId="None" w15:userId="KOUKLAKIS Georgios"/>
  </w15:person>
  <w15:person w15:author="FEHERPATAKY Michal">
    <w15:presenceInfo w15:providerId="None" w15:userId="FEHERPATAKY Michal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stylePaneFormatFilter w:val="3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trackRevisions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6BFB"/>
    <w:rsid w:val="000357EF"/>
    <w:rsid w:val="0004675F"/>
    <w:rsid w:val="000525C2"/>
    <w:rsid w:val="000570B5"/>
    <w:rsid w:val="00073945"/>
    <w:rsid w:val="000808DB"/>
    <w:rsid w:val="00087918"/>
    <w:rsid w:val="00090137"/>
    <w:rsid w:val="00091BC2"/>
    <w:rsid w:val="000B1730"/>
    <w:rsid w:val="000E0396"/>
    <w:rsid w:val="000F170E"/>
    <w:rsid w:val="000F5839"/>
    <w:rsid w:val="00106CE1"/>
    <w:rsid w:val="00127DD0"/>
    <w:rsid w:val="0014442A"/>
    <w:rsid w:val="001476E6"/>
    <w:rsid w:val="00161216"/>
    <w:rsid w:val="001619AA"/>
    <w:rsid w:val="00171790"/>
    <w:rsid w:val="00174922"/>
    <w:rsid w:val="0018796B"/>
    <w:rsid w:val="001951B4"/>
    <w:rsid w:val="00197F4F"/>
    <w:rsid w:val="001B2613"/>
    <w:rsid w:val="001C1115"/>
    <w:rsid w:val="001C4D84"/>
    <w:rsid w:val="001D03D7"/>
    <w:rsid w:val="001E361C"/>
    <w:rsid w:val="00235CBE"/>
    <w:rsid w:val="002747F8"/>
    <w:rsid w:val="00290189"/>
    <w:rsid w:val="002A2655"/>
    <w:rsid w:val="002A4F1D"/>
    <w:rsid w:val="002B0429"/>
    <w:rsid w:val="002C247B"/>
    <w:rsid w:val="002C36B1"/>
    <w:rsid w:val="002D618F"/>
    <w:rsid w:val="002E3FA6"/>
    <w:rsid w:val="002E72FA"/>
    <w:rsid w:val="00303D54"/>
    <w:rsid w:val="00306DE4"/>
    <w:rsid w:val="00311171"/>
    <w:rsid w:val="003164B2"/>
    <w:rsid w:val="0031754C"/>
    <w:rsid w:val="00332C61"/>
    <w:rsid w:val="00332F85"/>
    <w:rsid w:val="003371E1"/>
    <w:rsid w:val="003379A3"/>
    <w:rsid w:val="00350338"/>
    <w:rsid w:val="0035281C"/>
    <w:rsid w:val="0035458E"/>
    <w:rsid w:val="003626D2"/>
    <w:rsid w:val="00366E6F"/>
    <w:rsid w:val="003B06E3"/>
    <w:rsid w:val="003B576E"/>
    <w:rsid w:val="003C3BC8"/>
    <w:rsid w:val="003C3D62"/>
    <w:rsid w:val="003D3529"/>
    <w:rsid w:val="003D36A7"/>
    <w:rsid w:val="003D46A8"/>
    <w:rsid w:val="003D680D"/>
    <w:rsid w:val="003E13F2"/>
    <w:rsid w:val="003E3431"/>
    <w:rsid w:val="003E5953"/>
    <w:rsid w:val="003F09D5"/>
    <w:rsid w:val="00402BA5"/>
    <w:rsid w:val="00410103"/>
    <w:rsid w:val="004316C1"/>
    <w:rsid w:val="00444EB1"/>
    <w:rsid w:val="004458E7"/>
    <w:rsid w:val="00454DB4"/>
    <w:rsid w:val="00461289"/>
    <w:rsid w:val="0046231E"/>
    <w:rsid w:val="00467756"/>
    <w:rsid w:val="00484328"/>
    <w:rsid w:val="004B5E00"/>
    <w:rsid w:val="004D1B1D"/>
    <w:rsid w:val="004D3095"/>
    <w:rsid w:val="004F3182"/>
    <w:rsid w:val="004F398E"/>
    <w:rsid w:val="004F67ED"/>
    <w:rsid w:val="004F7642"/>
    <w:rsid w:val="00510A08"/>
    <w:rsid w:val="00513FEA"/>
    <w:rsid w:val="005210D7"/>
    <w:rsid w:val="0052133F"/>
    <w:rsid w:val="00551714"/>
    <w:rsid w:val="00567EE6"/>
    <w:rsid w:val="00570CBC"/>
    <w:rsid w:val="0058156E"/>
    <w:rsid w:val="00586F46"/>
    <w:rsid w:val="0059766A"/>
    <w:rsid w:val="005C5B83"/>
    <w:rsid w:val="005C7C00"/>
    <w:rsid w:val="005D451D"/>
    <w:rsid w:val="005F31D1"/>
    <w:rsid w:val="006313D5"/>
    <w:rsid w:val="006555AA"/>
    <w:rsid w:val="0066112B"/>
    <w:rsid w:val="006C4D63"/>
    <w:rsid w:val="006C6583"/>
    <w:rsid w:val="006C7E2D"/>
    <w:rsid w:val="006E00E6"/>
    <w:rsid w:val="00720102"/>
    <w:rsid w:val="00722662"/>
    <w:rsid w:val="00722E4E"/>
    <w:rsid w:val="00726298"/>
    <w:rsid w:val="007406F0"/>
    <w:rsid w:val="00750F77"/>
    <w:rsid w:val="00753963"/>
    <w:rsid w:val="007561E6"/>
    <w:rsid w:val="00756A77"/>
    <w:rsid w:val="0076010B"/>
    <w:rsid w:val="00760727"/>
    <w:rsid w:val="0076673A"/>
    <w:rsid w:val="00774864"/>
    <w:rsid w:val="007772B6"/>
    <w:rsid w:val="00782D37"/>
    <w:rsid w:val="007B0271"/>
    <w:rsid w:val="007B063B"/>
    <w:rsid w:val="007B6DDC"/>
    <w:rsid w:val="007C51FA"/>
    <w:rsid w:val="007E24CC"/>
    <w:rsid w:val="007E5CAE"/>
    <w:rsid w:val="007E5E47"/>
    <w:rsid w:val="007F47B4"/>
    <w:rsid w:val="00800A01"/>
    <w:rsid w:val="00807B4C"/>
    <w:rsid w:val="00811225"/>
    <w:rsid w:val="00825A10"/>
    <w:rsid w:val="0085757D"/>
    <w:rsid w:val="00857C34"/>
    <w:rsid w:val="008713E7"/>
    <w:rsid w:val="0089214D"/>
    <w:rsid w:val="008B225B"/>
    <w:rsid w:val="008D1FE2"/>
    <w:rsid w:val="008D67CB"/>
    <w:rsid w:val="008E20EB"/>
    <w:rsid w:val="008F0B1C"/>
    <w:rsid w:val="008F0E96"/>
    <w:rsid w:val="00902E5E"/>
    <w:rsid w:val="00903088"/>
    <w:rsid w:val="009046AF"/>
    <w:rsid w:val="00917C0F"/>
    <w:rsid w:val="00942577"/>
    <w:rsid w:val="00967CD5"/>
    <w:rsid w:val="00971550"/>
    <w:rsid w:val="009779A6"/>
    <w:rsid w:val="00981277"/>
    <w:rsid w:val="009A2D9A"/>
    <w:rsid w:val="009A4CFC"/>
    <w:rsid w:val="009D1E3D"/>
    <w:rsid w:val="00A00048"/>
    <w:rsid w:val="00A0481C"/>
    <w:rsid w:val="00A07338"/>
    <w:rsid w:val="00A13A35"/>
    <w:rsid w:val="00A4407B"/>
    <w:rsid w:val="00A56B8F"/>
    <w:rsid w:val="00A75FDA"/>
    <w:rsid w:val="00A77C43"/>
    <w:rsid w:val="00A81CE5"/>
    <w:rsid w:val="00A94230"/>
    <w:rsid w:val="00A9467F"/>
    <w:rsid w:val="00AA03E2"/>
    <w:rsid w:val="00AB0E4A"/>
    <w:rsid w:val="00AD5A3B"/>
    <w:rsid w:val="00AD602B"/>
    <w:rsid w:val="00AE0A4B"/>
    <w:rsid w:val="00AE2CFC"/>
    <w:rsid w:val="00AF38C2"/>
    <w:rsid w:val="00B00703"/>
    <w:rsid w:val="00B126AF"/>
    <w:rsid w:val="00B15FD2"/>
    <w:rsid w:val="00B262E6"/>
    <w:rsid w:val="00B34C29"/>
    <w:rsid w:val="00B44F95"/>
    <w:rsid w:val="00B57227"/>
    <w:rsid w:val="00B61641"/>
    <w:rsid w:val="00B641B6"/>
    <w:rsid w:val="00B64652"/>
    <w:rsid w:val="00B8421D"/>
    <w:rsid w:val="00B87219"/>
    <w:rsid w:val="00BA253C"/>
    <w:rsid w:val="00BA40A5"/>
    <w:rsid w:val="00BC739C"/>
    <w:rsid w:val="00BD11EE"/>
    <w:rsid w:val="00BD6451"/>
    <w:rsid w:val="00C10F53"/>
    <w:rsid w:val="00C1402A"/>
    <w:rsid w:val="00C14601"/>
    <w:rsid w:val="00C20F4D"/>
    <w:rsid w:val="00C25BCA"/>
    <w:rsid w:val="00C27140"/>
    <w:rsid w:val="00C5315D"/>
    <w:rsid w:val="00C552B9"/>
    <w:rsid w:val="00C810C7"/>
    <w:rsid w:val="00CA4FB9"/>
    <w:rsid w:val="00CA50DC"/>
    <w:rsid w:val="00CB0929"/>
    <w:rsid w:val="00CC16FA"/>
    <w:rsid w:val="00CD228D"/>
    <w:rsid w:val="00CE2635"/>
    <w:rsid w:val="00CF58C9"/>
    <w:rsid w:val="00D06153"/>
    <w:rsid w:val="00D07846"/>
    <w:rsid w:val="00D2395B"/>
    <w:rsid w:val="00D269A9"/>
    <w:rsid w:val="00D2791A"/>
    <w:rsid w:val="00D31E9D"/>
    <w:rsid w:val="00D31FE3"/>
    <w:rsid w:val="00D33D98"/>
    <w:rsid w:val="00D5363F"/>
    <w:rsid w:val="00D72164"/>
    <w:rsid w:val="00D81421"/>
    <w:rsid w:val="00D83331"/>
    <w:rsid w:val="00D903A1"/>
    <w:rsid w:val="00DB39BB"/>
    <w:rsid w:val="00DC4F0A"/>
    <w:rsid w:val="00DC7198"/>
    <w:rsid w:val="00DD3700"/>
    <w:rsid w:val="00DD5098"/>
    <w:rsid w:val="00DE3C87"/>
    <w:rsid w:val="00E57F1B"/>
    <w:rsid w:val="00E64906"/>
    <w:rsid w:val="00E6719E"/>
    <w:rsid w:val="00E71E4F"/>
    <w:rsid w:val="00E845C5"/>
    <w:rsid w:val="00E95B7C"/>
    <w:rsid w:val="00EB3BEC"/>
    <w:rsid w:val="00EB5EDB"/>
    <w:rsid w:val="00EC0A00"/>
    <w:rsid w:val="00ED496C"/>
    <w:rsid w:val="00EF2EF1"/>
    <w:rsid w:val="00EF6264"/>
    <w:rsid w:val="00F03ABD"/>
    <w:rsid w:val="00F301D5"/>
    <w:rsid w:val="00F31D7B"/>
    <w:rsid w:val="00F374A7"/>
    <w:rsid w:val="00F46BFB"/>
    <w:rsid w:val="00F51803"/>
    <w:rsid w:val="00F609DB"/>
    <w:rsid w:val="00F6536E"/>
    <w:rsid w:val="00F73F89"/>
    <w:rsid w:val="00FB5308"/>
    <w:rsid w:val="00FB7E11"/>
    <w:rsid w:val="00FC1742"/>
    <w:rsid w:val="00FC4952"/>
    <w:rsid w:val="00FD401B"/>
    <w:rsid w:val="00FE1756"/>
    <w:rsid w:val="00FF4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4B03025E"/>
  <w15:docId w15:val="{25743DA7-1EB8-4DC5-856F-8F9B3F846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5B83"/>
    <w:pPr>
      <w:spacing w:before="120" w:line="288" w:lineRule="auto"/>
      <w:jc w:val="both"/>
    </w:pPr>
    <w:rPr>
      <w:rFonts w:ascii="Trebuchet MS" w:hAnsi="Trebuchet MS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9"/>
    <w:qFormat/>
    <w:rsid w:val="007B6DDC"/>
    <w:pPr>
      <w:keepNext/>
      <w:pageBreakBefore/>
      <w:numPr>
        <w:numId w:val="6"/>
      </w:numPr>
      <w:pBdr>
        <w:bottom w:val="single" w:sz="4" w:space="1" w:color="auto"/>
      </w:pBdr>
      <w:spacing w:before="240" w:after="60"/>
      <w:outlineLvl w:val="0"/>
    </w:pPr>
    <w:rPr>
      <w:rFonts w:cs="Arial"/>
      <w:bCs/>
      <w:smallCaps/>
      <w:kern w:val="32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7B6DDC"/>
    <w:pPr>
      <w:keepNext/>
      <w:spacing w:before="240" w:after="120"/>
      <w:outlineLvl w:val="1"/>
    </w:pPr>
    <w:rPr>
      <w:b/>
      <w:bCs/>
      <w:iCs/>
      <w:szCs w:val="28"/>
      <w:lang w:val="en-US" w:eastAsia="ja-JP"/>
    </w:rPr>
  </w:style>
  <w:style w:type="paragraph" w:styleId="Heading3">
    <w:name w:val="heading 3"/>
    <w:basedOn w:val="Normal"/>
    <w:next w:val="Normal"/>
    <w:link w:val="Heading3Char"/>
    <w:uiPriority w:val="99"/>
    <w:qFormat/>
    <w:rsid w:val="007B6DDC"/>
    <w:pPr>
      <w:keepNext/>
      <w:spacing w:before="240" w:after="120"/>
      <w:outlineLvl w:val="2"/>
    </w:pPr>
    <w:rPr>
      <w:rFonts w:cs="Arial"/>
      <w:b/>
      <w:bCs/>
      <w:i/>
      <w:szCs w:val="26"/>
    </w:rPr>
  </w:style>
  <w:style w:type="paragraph" w:styleId="Heading4">
    <w:name w:val="heading 4"/>
    <w:aliases w:val="Char,Heading 4 Char1,Char Char Char, Char"/>
    <w:basedOn w:val="Heading3"/>
    <w:next w:val="Normal"/>
    <w:link w:val="Heading4Char"/>
    <w:qFormat/>
    <w:rsid w:val="00A4407B"/>
    <w:pPr>
      <w:keepLines/>
      <w:spacing w:before="120" w:after="0"/>
      <w:outlineLvl w:val="3"/>
    </w:pPr>
    <w:rPr>
      <w:rFonts w:cs="Arial Unicode MS"/>
      <w:b w:val="0"/>
      <w:noProof/>
      <w:szCs w:val="22"/>
      <w:lang w:val="en-US" w:eastAsia="ja-JP" w:bidi="ne-NP"/>
    </w:rPr>
  </w:style>
  <w:style w:type="paragraph" w:styleId="Heading5">
    <w:name w:val="heading 5"/>
    <w:basedOn w:val="Heading4"/>
    <w:next w:val="Normal"/>
    <w:link w:val="Heading5Char"/>
    <w:uiPriority w:val="99"/>
    <w:qFormat/>
    <w:rsid w:val="00A4407B"/>
    <w:pPr>
      <w:numPr>
        <w:ilvl w:val="4"/>
      </w:numPr>
      <w:tabs>
        <w:tab w:val="num" w:pos="3402"/>
      </w:tabs>
      <w:ind w:left="3402" w:hanging="1134"/>
      <w:outlineLvl w:val="4"/>
    </w:pPr>
    <w:rPr>
      <w:bCs w:val="0"/>
      <w:i w:val="0"/>
      <w:iCs/>
      <w:szCs w:val="26"/>
    </w:rPr>
  </w:style>
  <w:style w:type="paragraph" w:styleId="Heading6">
    <w:name w:val="heading 6"/>
    <w:basedOn w:val="Normal"/>
    <w:next w:val="Normal"/>
    <w:link w:val="Heading6Char"/>
    <w:uiPriority w:val="99"/>
    <w:qFormat/>
    <w:rsid w:val="00A4407B"/>
    <w:pPr>
      <w:numPr>
        <w:ilvl w:val="5"/>
        <w:numId w:val="6"/>
      </w:numPr>
      <w:spacing w:before="240" w:after="60"/>
      <w:outlineLvl w:val="5"/>
    </w:pPr>
    <w:rPr>
      <w:rFonts w:ascii="Times New Roman" w:hAnsi="Times New Roman"/>
      <w:b/>
      <w:bCs/>
    </w:rPr>
  </w:style>
  <w:style w:type="paragraph" w:styleId="Heading7">
    <w:name w:val="heading 7"/>
    <w:basedOn w:val="Normal"/>
    <w:next w:val="Normal"/>
    <w:link w:val="Heading7Char"/>
    <w:uiPriority w:val="99"/>
    <w:qFormat/>
    <w:rsid w:val="00A4407B"/>
    <w:pPr>
      <w:numPr>
        <w:ilvl w:val="6"/>
        <w:numId w:val="6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9"/>
    <w:qFormat/>
    <w:rsid w:val="00A4407B"/>
    <w:pPr>
      <w:numPr>
        <w:ilvl w:val="7"/>
        <w:numId w:val="6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9"/>
    <w:qFormat/>
    <w:rsid w:val="00A4407B"/>
    <w:pPr>
      <w:numPr>
        <w:ilvl w:val="8"/>
        <w:numId w:val="6"/>
      </w:numPr>
      <w:spacing w:before="240" w:after="60"/>
      <w:outlineLvl w:val="8"/>
    </w:pPr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sid w:val="007B6DDC"/>
    <w:rPr>
      <w:rFonts w:ascii="Trebuchet MS" w:hAnsi="Trebuchet MS" w:cs="Arial"/>
      <w:bCs/>
      <w:smallCaps/>
      <w:kern w:val="32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19AA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Heading3Char">
    <w:name w:val="Heading 3 Char"/>
    <w:link w:val="Heading3"/>
    <w:uiPriority w:val="99"/>
    <w:rsid w:val="007B6DDC"/>
    <w:rPr>
      <w:rFonts w:ascii="Trebuchet MS" w:hAnsi="Trebuchet MS" w:cs="Arial"/>
      <w:b/>
      <w:bCs/>
      <w:i/>
      <w:sz w:val="22"/>
      <w:szCs w:val="26"/>
    </w:rPr>
  </w:style>
  <w:style w:type="character" w:customStyle="1" w:styleId="Heading4Char">
    <w:name w:val="Heading 4 Char"/>
    <w:aliases w:val="Char Char,Heading 4 Char1 Char,Char Char Char Char, Char Char"/>
    <w:link w:val="Heading4"/>
    <w:locked/>
    <w:rsid w:val="00A4407B"/>
    <w:rPr>
      <w:rFonts w:ascii="Trebuchet MS" w:hAnsi="Trebuchet MS" w:cs="Arial Unicode MS"/>
      <w:bCs/>
      <w:i/>
      <w:noProof/>
      <w:sz w:val="22"/>
      <w:szCs w:val="22"/>
      <w:lang w:val="en-US" w:eastAsia="ja-JP" w:bidi="ne-NP"/>
    </w:rPr>
  </w:style>
  <w:style w:type="character" w:customStyle="1" w:styleId="Heading5Char">
    <w:name w:val="Heading 5 Char"/>
    <w:link w:val="Heading5"/>
    <w:uiPriority w:val="9"/>
    <w:semiHidden/>
    <w:rsid w:val="00A45D50"/>
    <w:rPr>
      <w:rFonts w:ascii="Calibri" w:eastAsia="Times New Roman" w:hAnsi="Calibri" w:cs="Times New Roman"/>
      <w:b/>
      <w:bCs/>
      <w:i/>
      <w:iCs/>
      <w:sz w:val="26"/>
      <w:szCs w:val="26"/>
      <w:lang w:val="en-GB" w:eastAsia="en-GB"/>
    </w:rPr>
  </w:style>
  <w:style w:type="character" w:customStyle="1" w:styleId="Heading6Char">
    <w:name w:val="Heading 6 Char"/>
    <w:link w:val="Heading6"/>
    <w:uiPriority w:val="99"/>
    <w:rsid w:val="00A45D50"/>
    <w:rPr>
      <w:b/>
      <w:bCs/>
      <w:sz w:val="22"/>
      <w:szCs w:val="22"/>
    </w:rPr>
  </w:style>
  <w:style w:type="character" w:customStyle="1" w:styleId="Heading7Char">
    <w:name w:val="Heading 7 Char"/>
    <w:link w:val="Heading7"/>
    <w:uiPriority w:val="99"/>
    <w:rsid w:val="00A45D50"/>
    <w:rPr>
      <w:sz w:val="24"/>
      <w:szCs w:val="24"/>
    </w:rPr>
  </w:style>
  <w:style w:type="character" w:customStyle="1" w:styleId="Heading8Char">
    <w:name w:val="Heading 8 Char"/>
    <w:link w:val="Heading8"/>
    <w:uiPriority w:val="99"/>
    <w:rsid w:val="00A45D50"/>
    <w:rPr>
      <w:i/>
      <w:iCs/>
      <w:sz w:val="24"/>
      <w:szCs w:val="24"/>
    </w:rPr>
  </w:style>
  <w:style w:type="character" w:customStyle="1" w:styleId="Heading9Char">
    <w:name w:val="Heading 9 Char"/>
    <w:link w:val="Heading9"/>
    <w:uiPriority w:val="99"/>
    <w:rsid w:val="00A45D50"/>
    <w:rPr>
      <w:rFonts w:ascii="Arial" w:hAnsi="Arial" w:cs="Arial"/>
      <w:sz w:val="22"/>
      <w:szCs w:val="22"/>
    </w:rPr>
  </w:style>
  <w:style w:type="paragraph" w:styleId="FootnoteText">
    <w:name w:val="footnote text"/>
    <w:basedOn w:val="Normal"/>
    <w:link w:val="FootnoteTextChar"/>
    <w:uiPriority w:val="99"/>
    <w:semiHidden/>
    <w:rsid w:val="00A4407B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A45D50"/>
    <w:rPr>
      <w:rFonts w:ascii="Trebuchet MS" w:hAnsi="Trebuchet MS"/>
      <w:sz w:val="20"/>
      <w:szCs w:val="20"/>
      <w:lang w:val="en-GB" w:eastAsia="en-GB"/>
    </w:rPr>
  </w:style>
  <w:style w:type="paragraph" w:styleId="Header">
    <w:name w:val="header"/>
    <w:basedOn w:val="Normal"/>
    <w:link w:val="HeaderChar"/>
    <w:uiPriority w:val="99"/>
    <w:semiHidden/>
    <w:rsid w:val="001619AA"/>
    <w:pPr>
      <w:tabs>
        <w:tab w:val="center" w:pos="4153"/>
        <w:tab w:val="right" w:pos="8306"/>
      </w:tabs>
      <w:spacing w:before="0"/>
    </w:pPr>
    <w:rPr>
      <w:sz w:val="18"/>
    </w:rPr>
  </w:style>
  <w:style w:type="character" w:customStyle="1" w:styleId="HeaderChar">
    <w:name w:val="Header Char"/>
    <w:link w:val="Header"/>
    <w:uiPriority w:val="99"/>
    <w:semiHidden/>
    <w:rsid w:val="001619AA"/>
    <w:rPr>
      <w:rFonts w:ascii="Trebuchet MS" w:hAnsi="Trebuchet MS"/>
      <w:sz w:val="18"/>
      <w:szCs w:val="22"/>
      <w:lang w:val="en-GB" w:eastAsia="en-GB"/>
    </w:rPr>
  </w:style>
  <w:style w:type="paragraph" w:styleId="Footer">
    <w:name w:val="footer"/>
    <w:basedOn w:val="Normal"/>
    <w:link w:val="FooterChar"/>
    <w:uiPriority w:val="99"/>
    <w:unhideWhenUsed/>
    <w:rsid w:val="001619AA"/>
    <w:pPr>
      <w:tabs>
        <w:tab w:val="center" w:pos="4513"/>
        <w:tab w:val="right" w:pos="9026"/>
      </w:tabs>
      <w:jc w:val="center"/>
    </w:pPr>
    <w:rPr>
      <w:sz w:val="18"/>
    </w:rPr>
  </w:style>
  <w:style w:type="character" w:customStyle="1" w:styleId="FooterChar">
    <w:name w:val="Footer Char"/>
    <w:link w:val="Footer"/>
    <w:uiPriority w:val="99"/>
    <w:rsid w:val="001619AA"/>
    <w:rPr>
      <w:rFonts w:ascii="Trebuchet MS" w:hAnsi="Trebuchet MS"/>
      <w:sz w:val="18"/>
      <w:szCs w:val="22"/>
      <w:lang w:val="en-GB" w:eastAsia="en-GB"/>
    </w:rPr>
  </w:style>
  <w:style w:type="character" w:customStyle="1" w:styleId="BalloonTextChar">
    <w:name w:val="Balloon Text Char"/>
    <w:link w:val="BalloonText"/>
    <w:uiPriority w:val="99"/>
    <w:semiHidden/>
    <w:rsid w:val="001619AA"/>
    <w:rPr>
      <w:rFonts w:ascii="Tahoma" w:hAnsi="Tahoma" w:cs="Tahoma"/>
      <w:sz w:val="16"/>
      <w:szCs w:val="16"/>
      <w:lang w:val="en-GB" w:eastAsia="en-GB"/>
    </w:rPr>
  </w:style>
  <w:style w:type="paragraph" w:customStyle="1" w:styleId="Saisieparagraph">
    <w:name w:val="Saisie (paragraph)"/>
    <w:basedOn w:val="Normal"/>
    <w:link w:val="SaisieparagraphChar"/>
    <w:rsid w:val="00857C34"/>
    <w:pPr>
      <w:shd w:val="clear" w:color="auto" w:fill="FFFFE7"/>
    </w:pPr>
  </w:style>
  <w:style w:type="paragraph" w:customStyle="1" w:styleId="Footer2">
    <w:name w:val="Footer2"/>
    <w:basedOn w:val="Normal"/>
    <w:qFormat/>
    <w:rsid w:val="005C5B83"/>
    <w:pPr>
      <w:tabs>
        <w:tab w:val="right" w:pos="9214"/>
      </w:tabs>
      <w:jc w:val="right"/>
    </w:pPr>
    <w:rPr>
      <w:snapToGrid w:val="0"/>
      <w:sz w:val="16"/>
      <w:lang w:val="nl-NL"/>
    </w:rPr>
  </w:style>
  <w:style w:type="paragraph" w:styleId="Index2">
    <w:name w:val="index 2"/>
    <w:basedOn w:val="Normal"/>
    <w:next w:val="Normal"/>
    <w:uiPriority w:val="99"/>
    <w:semiHidden/>
    <w:rsid w:val="00A4407B"/>
    <w:pPr>
      <w:spacing w:before="0" w:line="240" w:lineRule="auto"/>
      <w:ind w:left="480" w:hanging="240"/>
      <w:jc w:val="left"/>
    </w:pPr>
    <w:rPr>
      <w:szCs w:val="20"/>
    </w:rPr>
  </w:style>
  <w:style w:type="character" w:styleId="FootnoteReference">
    <w:name w:val="footnote reference"/>
    <w:uiPriority w:val="99"/>
    <w:semiHidden/>
    <w:rsid w:val="00A4407B"/>
    <w:rPr>
      <w:rFonts w:cs="Times New Roman"/>
      <w:vertAlign w:val="superscript"/>
    </w:rPr>
  </w:style>
  <w:style w:type="paragraph" w:customStyle="1" w:styleId="Guidancenotprinted">
    <w:name w:val="Guidance (not printed)"/>
    <w:basedOn w:val="Normal"/>
    <w:uiPriority w:val="99"/>
    <w:semiHidden/>
    <w:rsid w:val="00A4407B"/>
    <w:rPr>
      <w:vanish/>
      <w:color w:val="0000FF"/>
    </w:rPr>
  </w:style>
  <w:style w:type="paragraph" w:styleId="TOC2">
    <w:name w:val="toc 2"/>
    <w:basedOn w:val="Normal"/>
    <w:next w:val="Normal"/>
    <w:autoRedefine/>
    <w:uiPriority w:val="39"/>
    <w:rsid w:val="00A4407B"/>
    <w:pPr>
      <w:tabs>
        <w:tab w:val="left" w:pos="851"/>
        <w:tab w:val="right" w:leader="dot" w:pos="9061"/>
      </w:tabs>
      <w:ind w:left="180"/>
    </w:pPr>
    <w:rPr>
      <w:smallCaps/>
      <w:noProof/>
    </w:rPr>
  </w:style>
  <w:style w:type="paragraph" w:customStyle="1" w:styleId="Simpletitle">
    <w:name w:val="Simple title"/>
    <w:basedOn w:val="Normal"/>
    <w:next w:val="Normal"/>
    <w:uiPriority w:val="99"/>
    <w:rsid w:val="00A4407B"/>
    <w:pPr>
      <w:jc w:val="center"/>
    </w:pPr>
    <w:rPr>
      <w:b/>
      <w:bCs/>
      <w:caps/>
    </w:rPr>
  </w:style>
  <w:style w:type="table" w:customStyle="1" w:styleId="Table">
    <w:name w:val="Table"/>
    <w:uiPriority w:val="99"/>
    <w:rsid w:val="00A4407B"/>
    <w:rPr>
      <w:rFonts w:ascii="Trebuchet MS" w:hAnsi="Trebuchet MS"/>
      <w:lang w:val="fr-FR" w:eastAsia="fr-FR"/>
    </w:rPr>
    <w:tblPr>
      <w:tblInd w:w="0" w:type="dxa"/>
      <w:tblBorders>
        <w:top w:val="double" w:sz="2" w:space="0" w:color="auto"/>
        <w:left w:val="double" w:sz="2" w:space="0" w:color="auto"/>
        <w:bottom w:val="double" w:sz="2" w:space="0" w:color="auto"/>
        <w:right w:val="double" w:sz="2" w:space="0" w:color="auto"/>
        <w:insideH w:val="single" w:sz="4" w:space="0" w:color="auto"/>
        <w:insideV w:val="single" w:sz="4" w:space="0" w:color="auto"/>
      </w:tblBorders>
      <w:tblCellMar>
        <w:top w:w="57" w:type="dxa"/>
        <w:left w:w="57" w:type="dxa"/>
        <w:bottom w:w="0" w:type="dxa"/>
        <w:right w:w="57" w:type="dxa"/>
      </w:tblCellMar>
    </w:tblPr>
  </w:style>
  <w:style w:type="character" w:customStyle="1" w:styleId="SaisieparagraphChar">
    <w:name w:val="Saisie (paragraph) Char"/>
    <w:link w:val="Saisieparagraph"/>
    <w:rsid w:val="00857C34"/>
    <w:rPr>
      <w:rFonts w:ascii="Trebuchet MS" w:hAnsi="Trebuchet MS"/>
      <w:sz w:val="22"/>
      <w:szCs w:val="22"/>
      <w:shd w:val="clear" w:color="auto" w:fill="FFFFE7"/>
      <w:lang w:val="en-GB" w:eastAsia="en-GB"/>
    </w:rPr>
  </w:style>
  <w:style w:type="paragraph" w:styleId="ListParagraph">
    <w:name w:val="List Paragraph"/>
    <w:basedOn w:val="Normal"/>
    <w:uiPriority w:val="34"/>
    <w:qFormat/>
    <w:rsid w:val="00857C34"/>
    <w:pPr>
      <w:ind w:left="708"/>
    </w:pPr>
  </w:style>
  <w:style w:type="paragraph" w:styleId="TOC1">
    <w:name w:val="toc 1"/>
    <w:basedOn w:val="Normal"/>
    <w:next w:val="Normal"/>
    <w:autoRedefine/>
    <w:uiPriority w:val="39"/>
    <w:rsid w:val="00A4407B"/>
    <w:pPr>
      <w:tabs>
        <w:tab w:val="left" w:pos="540"/>
        <w:tab w:val="right" w:leader="dot" w:pos="9061"/>
      </w:tabs>
      <w:spacing w:line="240" w:lineRule="auto"/>
    </w:pPr>
    <w:rPr>
      <w:b/>
      <w:caps/>
      <w:noProof/>
    </w:rPr>
  </w:style>
  <w:style w:type="paragraph" w:styleId="TOC3">
    <w:name w:val="toc 3"/>
    <w:basedOn w:val="Normal"/>
    <w:next w:val="Normal"/>
    <w:autoRedefine/>
    <w:uiPriority w:val="39"/>
    <w:rsid w:val="00A4407B"/>
    <w:pPr>
      <w:tabs>
        <w:tab w:val="left" w:pos="1440"/>
        <w:tab w:val="right" w:leader="dot" w:pos="9061"/>
      </w:tabs>
      <w:ind w:left="540"/>
    </w:pPr>
    <w:rPr>
      <w:i/>
      <w:noProof/>
    </w:rPr>
  </w:style>
  <w:style w:type="character" w:styleId="Hyperlink">
    <w:name w:val="Hyperlink"/>
    <w:uiPriority w:val="99"/>
    <w:rsid w:val="00A4407B"/>
    <w:rPr>
      <w:rFonts w:cs="Times New Roman"/>
      <w:color w:val="0000FF"/>
      <w:u w:val="single"/>
    </w:rPr>
  </w:style>
  <w:style w:type="paragraph" w:styleId="BlockText">
    <w:name w:val="Block Text"/>
    <w:basedOn w:val="Normal"/>
    <w:uiPriority w:val="99"/>
    <w:unhideWhenUsed/>
    <w:rsid w:val="001619AA"/>
    <w:pPr>
      <w:spacing w:after="120"/>
      <w:ind w:left="1440" w:right="1440"/>
    </w:pPr>
  </w:style>
  <w:style w:type="paragraph" w:customStyle="1" w:styleId="Conseilsinvisibles">
    <w:name w:val="Conseils (invisibles)"/>
    <w:basedOn w:val="Normal"/>
    <w:rsid w:val="00B87219"/>
    <w:rPr>
      <w:vanish/>
      <w:color w:val="0000FF"/>
    </w:rPr>
  </w:style>
  <w:style w:type="paragraph" w:styleId="BodyTextIndent">
    <w:name w:val="Body Text Indent"/>
    <w:basedOn w:val="Normal"/>
    <w:link w:val="BodyTextIndentChar"/>
    <w:uiPriority w:val="99"/>
    <w:semiHidden/>
    <w:rsid w:val="00A4407B"/>
    <w:pPr>
      <w:spacing w:after="120"/>
      <w:ind w:left="283"/>
    </w:pPr>
  </w:style>
  <w:style w:type="character" w:customStyle="1" w:styleId="BodyTextIndentChar">
    <w:name w:val="Body Text Indent Char"/>
    <w:link w:val="BodyTextIndent"/>
    <w:uiPriority w:val="99"/>
    <w:semiHidden/>
    <w:rsid w:val="00A45D50"/>
    <w:rPr>
      <w:rFonts w:ascii="Trebuchet MS" w:hAnsi="Trebuchet MS"/>
      <w:lang w:val="en-GB" w:eastAsia="en-GB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rsid w:val="00A4407B"/>
    <w:pPr>
      <w:ind w:firstLine="210"/>
    </w:pPr>
  </w:style>
  <w:style w:type="character" w:customStyle="1" w:styleId="BodyTextFirstIndent2Char">
    <w:name w:val="Body Text First Indent 2 Char"/>
    <w:link w:val="BodyTextFirstIndent2"/>
    <w:uiPriority w:val="99"/>
    <w:semiHidden/>
    <w:rsid w:val="00A45D50"/>
    <w:rPr>
      <w:rFonts w:ascii="Trebuchet MS" w:hAnsi="Trebuchet MS"/>
      <w:lang w:val="en-GB" w:eastAsia="en-GB"/>
    </w:rPr>
  </w:style>
  <w:style w:type="paragraph" w:styleId="BodyTextIndent2">
    <w:name w:val="Body Text Indent 2"/>
    <w:basedOn w:val="Normal"/>
    <w:link w:val="BodyTextIndent2Char"/>
    <w:uiPriority w:val="99"/>
    <w:semiHidden/>
    <w:rsid w:val="00A4407B"/>
    <w:pPr>
      <w:spacing w:after="120" w:line="480" w:lineRule="auto"/>
      <w:ind w:left="283"/>
    </w:pPr>
  </w:style>
  <w:style w:type="character" w:customStyle="1" w:styleId="BodyTextIndent2Char">
    <w:name w:val="Body Text Indent 2 Char"/>
    <w:link w:val="BodyTextIndent2"/>
    <w:uiPriority w:val="99"/>
    <w:semiHidden/>
    <w:rsid w:val="00A45D50"/>
    <w:rPr>
      <w:rFonts w:ascii="Trebuchet MS" w:hAnsi="Trebuchet MS"/>
      <w:lang w:val="en-GB" w:eastAsia="en-GB"/>
    </w:rPr>
  </w:style>
  <w:style w:type="paragraph" w:styleId="BodyTextIndent3">
    <w:name w:val="Body Text Indent 3"/>
    <w:basedOn w:val="Normal"/>
    <w:link w:val="BodyTextIndent3Char"/>
    <w:uiPriority w:val="99"/>
    <w:semiHidden/>
    <w:rsid w:val="00A4407B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link w:val="BodyTextIndent3"/>
    <w:uiPriority w:val="99"/>
    <w:semiHidden/>
    <w:rsid w:val="00A45D50"/>
    <w:rPr>
      <w:rFonts w:ascii="Trebuchet MS" w:hAnsi="Trebuchet MS"/>
      <w:sz w:val="16"/>
      <w:szCs w:val="16"/>
      <w:lang w:val="en-GB" w:eastAsia="en-GB"/>
    </w:rPr>
  </w:style>
  <w:style w:type="paragraph" w:styleId="Closing">
    <w:name w:val="Closing"/>
    <w:basedOn w:val="Normal"/>
    <w:link w:val="ClosingChar"/>
    <w:uiPriority w:val="99"/>
    <w:semiHidden/>
    <w:rsid w:val="00A4407B"/>
    <w:pPr>
      <w:ind w:left="4252"/>
    </w:pPr>
  </w:style>
  <w:style w:type="character" w:customStyle="1" w:styleId="ClosingChar">
    <w:name w:val="Closing Char"/>
    <w:link w:val="Closing"/>
    <w:uiPriority w:val="99"/>
    <w:semiHidden/>
    <w:rsid w:val="00A45D50"/>
    <w:rPr>
      <w:rFonts w:ascii="Trebuchet MS" w:hAnsi="Trebuchet MS"/>
      <w:lang w:val="en-GB" w:eastAsia="en-GB"/>
    </w:rPr>
  </w:style>
  <w:style w:type="paragraph" w:styleId="EnvelopeAddress">
    <w:name w:val="envelope address"/>
    <w:basedOn w:val="Normal"/>
    <w:uiPriority w:val="99"/>
    <w:semiHidden/>
    <w:rsid w:val="00A4407B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uiPriority w:val="99"/>
    <w:semiHidden/>
    <w:rsid w:val="00A4407B"/>
    <w:rPr>
      <w:rFonts w:ascii="Arial" w:hAnsi="Arial" w:cs="Arial"/>
      <w:sz w:val="20"/>
      <w:szCs w:val="20"/>
    </w:rPr>
  </w:style>
  <w:style w:type="character" w:styleId="FollowedHyperlink">
    <w:name w:val="FollowedHyperlink"/>
    <w:uiPriority w:val="99"/>
    <w:semiHidden/>
    <w:rsid w:val="00A4407B"/>
    <w:rPr>
      <w:rFonts w:cs="Times New Roman"/>
      <w:color w:val="606420"/>
      <w:u w:val="single"/>
    </w:rPr>
  </w:style>
  <w:style w:type="character" w:styleId="HTMLAcronym">
    <w:name w:val="HTML Acronym"/>
    <w:uiPriority w:val="99"/>
    <w:semiHidden/>
    <w:rsid w:val="00A4407B"/>
    <w:rPr>
      <w:rFonts w:cs="Times New Roman"/>
    </w:rPr>
  </w:style>
  <w:style w:type="paragraph" w:styleId="HTMLAddress">
    <w:name w:val="HTML Address"/>
    <w:basedOn w:val="Normal"/>
    <w:link w:val="HTMLAddressChar"/>
    <w:uiPriority w:val="99"/>
    <w:semiHidden/>
    <w:rsid w:val="00A4407B"/>
    <w:rPr>
      <w:i/>
      <w:iCs/>
    </w:rPr>
  </w:style>
  <w:style w:type="character" w:customStyle="1" w:styleId="HTMLAddressChar">
    <w:name w:val="HTML Address Char"/>
    <w:link w:val="HTMLAddress"/>
    <w:uiPriority w:val="99"/>
    <w:semiHidden/>
    <w:rsid w:val="00A45D50"/>
    <w:rPr>
      <w:rFonts w:ascii="Trebuchet MS" w:hAnsi="Trebuchet MS"/>
      <w:i/>
      <w:iCs/>
      <w:lang w:val="en-GB" w:eastAsia="en-GB"/>
    </w:rPr>
  </w:style>
  <w:style w:type="character" w:styleId="HTMLCite">
    <w:name w:val="HTML Cite"/>
    <w:uiPriority w:val="99"/>
    <w:semiHidden/>
    <w:rsid w:val="00A4407B"/>
    <w:rPr>
      <w:rFonts w:cs="Times New Roman"/>
      <w:i/>
    </w:rPr>
  </w:style>
  <w:style w:type="character" w:styleId="HTMLCode">
    <w:name w:val="HTML Code"/>
    <w:uiPriority w:val="99"/>
    <w:semiHidden/>
    <w:rsid w:val="00A4407B"/>
    <w:rPr>
      <w:rFonts w:ascii="Courier New" w:hAnsi="Courier New" w:cs="Times New Roman"/>
      <w:sz w:val="20"/>
    </w:rPr>
  </w:style>
  <w:style w:type="character" w:styleId="HTMLDefinition">
    <w:name w:val="HTML Definition"/>
    <w:uiPriority w:val="99"/>
    <w:semiHidden/>
    <w:rsid w:val="00A4407B"/>
    <w:rPr>
      <w:rFonts w:cs="Times New Roman"/>
      <w:i/>
    </w:rPr>
  </w:style>
  <w:style w:type="character" w:styleId="HTMLKeyboard">
    <w:name w:val="HTML Keyboard"/>
    <w:uiPriority w:val="99"/>
    <w:semiHidden/>
    <w:rsid w:val="00A4407B"/>
    <w:rPr>
      <w:rFonts w:ascii="Courier New" w:hAnsi="Courier New" w:cs="Times New Roman"/>
      <w:sz w:val="20"/>
    </w:rPr>
  </w:style>
  <w:style w:type="paragraph" w:styleId="HTMLPreformatted">
    <w:name w:val="HTML Preformatted"/>
    <w:basedOn w:val="Normal"/>
    <w:link w:val="HTMLPreformattedChar"/>
    <w:uiPriority w:val="99"/>
    <w:semiHidden/>
    <w:rsid w:val="00A4407B"/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A45D50"/>
    <w:rPr>
      <w:rFonts w:ascii="Courier New" w:hAnsi="Courier New" w:cs="Courier New"/>
      <w:sz w:val="20"/>
      <w:szCs w:val="20"/>
      <w:lang w:val="en-GB" w:eastAsia="en-GB"/>
    </w:rPr>
  </w:style>
  <w:style w:type="character" w:styleId="HTMLSample">
    <w:name w:val="HTML Sample"/>
    <w:uiPriority w:val="99"/>
    <w:semiHidden/>
    <w:rsid w:val="00A4407B"/>
    <w:rPr>
      <w:rFonts w:ascii="Courier New" w:hAnsi="Courier New" w:cs="Times New Roman"/>
    </w:rPr>
  </w:style>
  <w:style w:type="character" w:styleId="HTMLTypewriter">
    <w:name w:val="HTML Typewriter"/>
    <w:uiPriority w:val="99"/>
    <w:semiHidden/>
    <w:rsid w:val="00A4407B"/>
    <w:rPr>
      <w:rFonts w:ascii="Courier New" w:hAnsi="Courier New" w:cs="Times New Roman"/>
      <w:sz w:val="20"/>
    </w:rPr>
  </w:style>
  <w:style w:type="character" w:styleId="HTMLVariable">
    <w:name w:val="HTML Variable"/>
    <w:uiPriority w:val="99"/>
    <w:semiHidden/>
    <w:rsid w:val="00A4407B"/>
    <w:rPr>
      <w:rFonts w:cs="Times New Roman"/>
      <w:i/>
    </w:rPr>
  </w:style>
  <w:style w:type="character" w:styleId="LineNumber">
    <w:name w:val="line number"/>
    <w:uiPriority w:val="99"/>
    <w:semiHidden/>
    <w:rsid w:val="00A4407B"/>
    <w:rPr>
      <w:rFonts w:cs="Times New Roman"/>
    </w:rPr>
  </w:style>
  <w:style w:type="paragraph" w:styleId="List">
    <w:name w:val="List"/>
    <w:basedOn w:val="Normal"/>
    <w:uiPriority w:val="99"/>
    <w:semiHidden/>
    <w:rsid w:val="00A4407B"/>
    <w:pPr>
      <w:ind w:left="283" w:hanging="283"/>
    </w:pPr>
  </w:style>
  <w:style w:type="paragraph" w:styleId="List2">
    <w:name w:val="List 2"/>
    <w:basedOn w:val="Normal"/>
    <w:uiPriority w:val="99"/>
    <w:semiHidden/>
    <w:rsid w:val="00A4407B"/>
    <w:pPr>
      <w:ind w:left="566" w:hanging="283"/>
    </w:pPr>
  </w:style>
  <w:style w:type="paragraph" w:styleId="List3">
    <w:name w:val="List 3"/>
    <w:basedOn w:val="Normal"/>
    <w:uiPriority w:val="99"/>
    <w:semiHidden/>
    <w:rsid w:val="00A4407B"/>
    <w:pPr>
      <w:ind w:left="849" w:hanging="283"/>
    </w:pPr>
  </w:style>
  <w:style w:type="paragraph" w:styleId="List4">
    <w:name w:val="List 4"/>
    <w:basedOn w:val="Normal"/>
    <w:uiPriority w:val="99"/>
    <w:semiHidden/>
    <w:rsid w:val="00A4407B"/>
    <w:pPr>
      <w:ind w:left="1132" w:hanging="283"/>
    </w:pPr>
  </w:style>
  <w:style w:type="paragraph" w:styleId="List5">
    <w:name w:val="List 5"/>
    <w:basedOn w:val="Normal"/>
    <w:uiPriority w:val="99"/>
    <w:semiHidden/>
    <w:rsid w:val="00A4407B"/>
    <w:pPr>
      <w:ind w:left="1415" w:hanging="283"/>
    </w:pPr>
  </w:style>
  <w:style w:type="paragraph" w:styleId="ListBullet">
    <w:name w:val="List Bullet"/>
    <w:basedOn w:val="Normal"/>
    <w:uiPriority w:val="99"/>
    <w:semiHidden/>
    <w:rsid w:val="00A4407B"/>
    <w:pPr>
      <w:tabs>
        <w:tab w:val="num" w:pos="360"/>
      </w:tabs>
      <w:ind w:left="360" w:hanging="360"/>
    </w:pPr>
  </w:style>
  <w:style w:type="paragraph" w:styleId="ListBullet2">
    <w:name w:val="List Bullet 2"/>
    <w:basedOn w:val="Normal"/>
    <w:uiPriority w:val="99"/>
    <w:semiHidden/>
    <w:rsid w:val="00A4407B"/>
    <w:pPr>
      <w:tabs>
        <w:tab w:val="num" w:pos="643"/>
      </w:tabs>
      <w:ind w:left="643" w:hanging="360"/>
    </w:pPr>
  </w:style>
  <w:style w:type="paragraph" w:styleId="ListBullet3">
    <w:name w:val="List Bullet 3"/>
    <w:basedOn w:val="Normal"/>
    <w:uiPriority w:val="99"/>
    <w:semiHidden/>
    <w:rsid w:val="00A4407B"/>
    <w:pPr>
      <w:tabs>
        <w:tab w:val="num" w:pos="926"/>
      </w:tabs>
      <w:ind w:left="926" w:hanging="360"/>
    </w:pPr>
  </w:style>
  <w:style w:type="paragraph" w:styleId="ListBullet4">
    <w:name w:val="List Bullet 4"/>
    <w:basedOn w:val="Normal"/>
    <w:uiPriority w:val="99"/>
    <w:semiHidden/>
    <w:rsid w:val="00A4407B"/>
    <w:pPr>
      <w:tabs>
        <w:tab w:val="num" w:pos="1209"/>
      </w:tabs>
      <w:ind w:left="1209" w:hanging="360"/>
    </w:pPr>
  </w:style>
  <w:style w:type="paragraph" w:styleId="ListBullet5">
    <w:name w:val="List Bullet 5"/>
    <w:basedOn w:val="Normal"/>
    <w:uiPriority w:val="99"/>
    <w:semiHidden/>
    <w:rsid w:val="00A4407B"/>
    <w:pPr>
      <w:tabs>
        <w:tab w:val="num" w:pos="1492"/>
      </w:tabs>
      <w:ind w:left="1492" w:hanging="360"/>
    </w:pPr>
  </w:style>
  <w:style w:type="paragraph" w:styleId="ListContinue">
    <w:name w:val="List Continue"/>
    <w:basedOn w:val="Normal"/>
    <w:uiPriority w:val="99"/>
    <w:semiHidden/>
    <w:rsid w:val="00A4407B"/>
    <w:pPr>
      <w:spacing w:after="120"/>
      <w:ind w:left="283"/>
    </w:pPr>
  </w:style>
  <w:style w:type="paragraph" w:styleId="ListContinue2">
    <w:name w:val="List Continue 2"/>
    <w:basedOn w:val="Normal"/>
    <w:uiPriority w:val="99"/>
    <w:semiHidden/>
    <w:rsid w:val="00A4407B"/>
    <w:pPr>
      <w:spacing w:after="120"/>
      <w:ind w:left="566"/>
    </w:pPr>
  </w:style>
  <w:style w:type="paragraph" w:styleId="ListContinue3">
    <w:name w:val="List Continue 3"/>
    <w:basedOn w:val="Normal"/>
    <w:uiPriority w:val="99"/>
    <w:semiHidden/>
    <w:rsid w:val="00A4407B"/>
    <w:pPr>
      <w:spacing w:after="120"/>
      <w:ind w:left="849"/>
    </w:pPr>
  </w:style>
  <w:style w:type="paragraph" w:styleId="ListContinue4">
    <w:name w:val="List Continue 4"/>
    <w:basedOn w:val="Normal"/>
    <w:uiPriority w:val="99"/>
    <w:semiHidden/>
    <w:rsid w:val="00A4407B"/>
    <w:pPr>
      <w:spacing w:after="120"/>
      <w:ind w:left="1132"/>
    </w:pPr>
  </w:style>
  <w:style w:type="paragraph" w:styleId="ListContinue5">
    <w:name w:val="List Continue 5"/>
    <w:basedOn w:val="Normal"/>
    <w:uiPriority w:val="99"/>
    <w:semiHidden/>
    <w:rsid w:val="00A4407B"/>
    <w:pPr>
      <w:spacing w:after="120"/>
      <w:ind w:left="1415"/>
    </w:pPr>
  </w:style>
  <w:style w:type="paragraph" w:styleId="ListNumber">
    <w:name w:val="List Number"/>
    <w:basedOn w:val="Normal"/>
    <w:uiPriority w:val="99"/>
    <w:semiHidden/>
    <w:rsid w:val="00A4407B"/>
    <w:pPr>
      <w:tabs>
        <w:tab w:val="num" w:pos="360"/>
      </w:tabs>
      <w:ind w:left="360" w:hanging="360"/>
    </w:pPr>
  </w:style>
  <w:style w:type="paragraph" w:styleId="ListNumber2">
    <w:name w:val="List Number 2"/>
    <w:basedOn w:val="Normal"/>
    <w:uiPriority w:val="99"/>
    <w:semiHidden/>
    <w:rsid w:val="00A4407B"/>
    <w:pPr>
      <w:tabs>
        <w:tab w:val="num" w:pos="643"/>
      </w:tabs>
      <w:ind w:left="643" w:hanging="360"/>
    </w:pPr>
  </w:style>
  <w:style w:type="paragraph" w:styleId="ListNumber3">
    <w:name w:val="List Number 3"/>
    <w:basedOn w:val="Normal"/>
    <w:uiPriority w:val="99"/>
    <w:semiHidden/>
    <w:rsid w:val="00A4407B"/>
    <w:pPr>
      <w:tabs>
        <w:tab w:val="num" w:pos="926"/>
      </w:tabs>
      <w:ind w:left="926" w:hanging="360"/>
    </w:pPr>
  </w:style>
  <w:style w:type="paragraph" w:styleId="ListNumber4">
    <w:name w:val="List Number 4"/>
    <w:basedOn w:val="Normal"/>
    <w:uiPriority w:val="99"/>
    <w:semiHidden/>
    <w:rsid w:val="00A4407B"/>
    <w:pPr>
      <w:tabs>
        <w:tab w:val="num" w:pos="1209"/>
      </w:tabs>
      <w:ind w:left="1209" w:hanging="360"/>
    </w:pPr>
  </w:style>
  <w:style w:type="paragraph" w:styleId="ListNumber5">
    <w:name w:val="List Number 5"/>
    <w:basedOn w:val="Normal"/>
    <w:uiPriority w:val="99"/>
    <w:semiHidden/>
    <w:rsid w:val="00A4407B"/>
    <w:pPr>
      <w:tabs>
        <w:tab w:val="num" w:pos="1492"/>
      </w:tabs>
      <w:ind w:left="1492" w:hanging="360"/>
    </w:pPr>
  </w:style>
  <w:style w:type="paragraph" w:styleId="MessageHeader">
    <w:name w:val="Message Header"/>
    <w:basedOn w:val="Normal"/>
    <w:link w:val="MessageHeaderChar"/>
    <w:uiPriority w:val="99"/>
    <w:semiHidden/>
    <w:rsid w:val="00A4407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character" w:customStyle="1" w:styleId="MessageHeaderChar">
    <w:name w:val="Message Header Char"/>
    <w:link w:val="MessageHeader"/>
    <w:uiPriority w:val="99"/>
    <w:semiHidden/>
    <w:rsid w:val="00A45D50"/>
    <w:rPr>
      <w:rFonts w:ascii="Cambria" w:eastAsia="Times New Roman" w:hAnsi="Cambria" w:cs="Times New Roman"/>
      <w:sz w:val="24"/>
      <w:szCs w:val="24"/>
      <w:shd w:val="pct20" w:color="auto" w:fill="auto"/>
      <w:lang w:val="en-GB" w:eastAsia="en-GB"/>
    </w:rPr>
  </w:style>
  <w:style w:type="paragraph" w:styleId="NormalWeb">
    <w:name w:val="Normal (Web)"/>
    <w:basedOn w:val="Normal"/>
    <w:uiPriority w:val="99"/>
    <w:semiHidden/>
    <w:rsid w:val="00A4407B"/>
    <w:rPr>
      <w:rFonts w:ascii="Times New Roman" w:hAnsi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rsid w:val="00A4407B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rsid w:val="00A4407B"/>
  </w:style>
  <w:style w:type="character" w:customStyle="1" w:styleId="NoteHeadingChar">
    <w:name w:val="Note Heading Char"/>
    <w:link w:val="NoteHeading"/>
    <w:uiPriority w:val="99"/>
    <w:semiHidden/>
    <w:rsid w:val="00A45D50"/>
    <w:rPr>
      <w:rFonts w:ascii="Trebuchet MS" w:hAnsi="Trebuchet MS"/>
      <w:lang w:val="en-GB" w:eastAsia="en-GB"/>
    </w:rPr>
  </w:style>
  <w:style w:type="character" w:styleId="PageNumber">
    <w:name w:val="page number"/>
    <w:uiPriority w:val="99"/>
    <w:semiHidden/>
    <w:rsid w:val="00A4407B"/>
    <w:rPr>
      <w:rFonts w:cs="Times New Roman"/>
    </w:rPr>
  </w:style>
  <w:style w:type="paragraph" w:styleId="PlainText">
    <w:name w:val="Plain Text"/>
    <w:basedOn w:val="Normal"/>
    <w:link w:val="PlainTextChar"/>
    <w:uiPriority w:val="99"/>
    <w:semiHidden/>
    <w:rsid w:val="00A4407B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link w:val="PlainText"/>
    <w:uiPriority w:val="99"/>
    <w:semiHidden/>
    <w:rsid w:val="00A45D50"/>
    <w:rPr>
      <w:rFonts w:ascii="Courier New" w:hAnsi="Courier New" w:cs="Courier New"/>
      <w:sz w:val="20"/>
      <w:szCs w:val="20"/>
      <w:lang w:val="en-GB" w:eastAsia="en-GB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A4407B"/>
  </w:style>
  <w:style w:type="character" w:customStyle="1" w:styleId="SalutationChar">
    <w:name w:val="Salutation Char"/>
    <w:link w:val="Salutation"/>
    <w:uiPriority w:val="99"/>
    <w:semiHidden/>
    <w:rsid w:val="00A45D50"/>
    <w:rPr>
      <w:rFonts w:ascii="Trebuchet MS" w:hAnsi="Trebuchet MS"/>
      <w:lang w:val="en-GB" w:eastAsia="en-GB"/>
    </w:rPr>
  </w:style>
  <w:style w:type="paragraph" w:styleId="Signature">
    <w:name w:val="Signature"/>
    <w:basedOn w:val="Normal"/>
    <w:link w:val="SignatureChar"/>
    <w:uiPriority w:val="99"/>
    <w:semiHidden/>
    <w:rsid w:val="00A4407B"/>
    <w:pPr>
      <w:ind w:left="4252"/>
    </w:pPr>
  </w:style>
  <w:style w:type="character" w:customStyle="1" w:styleId="SignatureChar">
    <w:name w:val="Signature Char"/>
    <w:link w:val="Signature"/>
    <w:uiPriority w:val="99"/>
    <w:semiHidden/>
    <w:rsid w:val="00A45D50"/>
    <w:rPr>
      <w:rFonts w:ascii="Trebuchet MS" w:hAnsi="Trebuchet MS"/>
      <w:lang w:val="en-GB" w:eastAsia="en-GB"/>
    </w:rPr>
  </w:style>
  <w:style w:type="character" w:styleId="Strong">
    <w:name w:val="Strong"/>
    <w:uiPriority w:val="99"/>
    <w:qFormat/>
    <w:rsid w:val="00A4407B"/>
    <w:rPr>
      <w:rFonts w:cs="Times New Roman"/>
      <w:b/>
    </w:rPr>
  </w:style>
  <w:style w:type="paragraph" w:styleId="Subtitle">
    <w:name w:val="Subtitle"/>
    <w:basedOn w:val="Normal"/>
    <w:link w:val="SubtitleChar"/>
    <w:uiPriority w:val="99"/>
    <w:qFormat/>
    <w:rsid w:val="00A4407B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character" w:customStyle="1" w:styleId="SubtitleChar">
    <w:name w:val="Subtitle Char"/>
    <w:link w:val="Subtitle"/>
    <w:uiPriority w:val="11"/>
    <w:rsid w:val="00A45D50"/>
    <w:rPr>
      <w:rFonts w:ascii="Cambria" w:eastAsia="Times New Roman" w:hAnsi="Cambria" w:cs="Times New Roman"/>
      <w:sz w:val="24"/>
      <w:szCs w:val="24"/>
      <w:lang w:val="en-GB" w:eastAsia="en-GB"/>
    </w:rPr>
  </w:style>
  <w:style w:type="table" w:styleId="Table3Deffects1">
    <w:name w:val="Table 3D effects 1"/>
    <w:basedOn w:val="TableNormal"/>
    <w:uiPriority w:val="99"/>
    <w:semiHidden/>
    <w:rsid w:val="00A4407B"/>
    <w:pPr>
      <w:spacing w:before="120" w:line="288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rsid w:val="00A4407B"/>
    <w:pPr>
      <w:spacing w:before="120" w:line="288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rsid w:val="00A4407B"/>
    <w:pPr>
      <w:spacing w:before="120" w:line="288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rsid w:val="00A4407B"/>
    <w:pPr>
      <w:spacing w:before="120" w:line="288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rsid w:val="00A4407B"/>
    <w:pPr>
      <w:spacing w:before="120" w:line="288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rsid w:val="00A4407B"/>
    <w:pPr>
      <w:spacing w:before="120" w:line="288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rsid w:val="00A4407B"/>
    <w:pPr>
      <w:spacing w:before="120" w:line="288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rsid w:val="00A4407B"/>
    <w:pPr>
      <w:spacing w:before="120" w:line="288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leContemporary">
    <w:name w:val="Table Contemporary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semiHidden/>
    <w:rsid w:val="00A4407B"/>
    <w:pPr>
      <w:spacing w:before="120" w:line="288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rsid w:val="00A4407B"/>
    <w:pPr>
      <w:spacing w:before="120" w:line="288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rsid w:val="00A4407B"/>
    <w:pPr>
      <w:spacing w:before="120" w:line="288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rsid w:val="00A4407B"/>
    <w:pPr>
      <w:spacing w:before="120" w:line="288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rsid w:val="00A4407B"/>
    <w:pPr>
      <w:spacing w:before="120" w:line="288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rsid w:val="00A4407B"/>
    <w:pPr>
      <w:spacing w:before="120" w:line="288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eading2Char">
    <w:name w:val="Heading 2 Char"/>
    <w:link w:val="Heading2"/>
    <w:uiPriority w:val="99"/>
    <w:locked/>
    <w:rsid w:val="007B6DDC"/>
    <w:rPr>
      <w:rFonts w:ascii="Trebuchet MS" w:hAnsi="Trebuchet MS"/>
      <w:b/>
      <w:bCs/>
      <w:iCs/>
      <w:sz w:val="22"/>
      <w:szCs w:val="28"/>
      <w:lang w:val="en-US" w:eastAsia="ja-JP"/>
    </w:rPr>
  </w:style>
  <w:style w:type="paragraph" w:styleId="Caption">
    <w:name w:val="caption"/>
    <w:basedOn w:val="Normal"/>
    <w:next w:val="Normal"/>
    <w:uiPriority w:val="99"/>
    <w:qFormat/>
    <w:rsid w:val="00A4407B"/>
    <w:rPr>
      <w:b/>
      <w:bCs/>
      <w:sz w:val="20"/>
      <w:szCs w:val="20"/>
    </w:rPr>
  </w:style>
  <w:style w:type="paragraph" w:customStyle="1" w:styleId="IntroPara">
    <w:name w:val="IntroPara"/>
    <w:basedOn w:val="Normal"/>
    <w:uiPriority w:val="99"/>
    <w:rsid w:val="00A4407B"/>
    <w:pPr>
      <w:spacing w:before="0" w:after="240" w:line="240" w:lineRule="auto"/>
      <w:ind w:left="576"/>
      <w:jc w:val="left"/>
    </w:pPr>
    <w:rPr>
      <w:rFonts w:ascii="Times New Roman" w:hAnsi="Times New Roman"/>
      <w:sz w:val="24"/>
      <w:szCs w:val="24"/>
      <w:lang w:val="en-US" w:eastAsia="en-US"/>
    </w:rPr>
  </w:style>
  <w:style w:type="paragraph" w:customStyle="1" w:styleId="TableText">
    <w:name w:val="Table Text"/>
    <w:basedOn w:val="Normal"/>
    <w:uiPriority w:val="99"/>
    <w:rsid w:val="00A4407B"/>
    <w:pPr>
      <w:spacing w:before="0" w:line="240" w:lineRule="auto"/>
      <w:ind w:left="14"/>
      <w:jc w:val="left"/>
    </w:pPr>
    <w:rPr>
      <w:rFonts w:ascii="Arial" w:hAnsi="Arial"/>
      <w:spacing w:val="-5"/>
      <w:sz w:val="16"/>
      <w:szCs w:val="20"/>
      <w:lang w:val="en-US" w:eastAsia="en-US"/>
    </w:rPr>
  </w:style>
  <w:style w:type="paragraph" w:customStyle="1" w:styleId="StyleTableHeader10pt">
    <w:name w:val="Style Table Header + 10 pt"/>
    <w:basedOn w:val="Normal"/>
    <w:uiPriority w:val="99"/>
    <w:rsid w:val="00A4407B"/>
    <w:pPr>
      <w:spacing w:before="60" w:line="240" w:lineRule="auto"/>
      <w:jc w:val="center"/>
    </w:pPr>
    <w:rPr>
      <w:rFonts w:ascii="Arial" w:hAnsi="Arial"/>
      <w:b/>
      <w:bCs/>
      <w:spacing w:val="-5"/>
      <w:sz w:val="20"/>
      <w:szCs w:val="20"/>
      <w:lang w:val="en-US" w:eastAsia="en-US"/>
    </w:rPr>
  </w:style>
  <w:style w:type="character" w:styleId="CommentReference">
    <w:name w:val="annotation reference"/>
    <w:uiPriority w:val="99"/>
    <w:rsid w:val="00A4407B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rsid w:val="00A4407B"/>
    <w:rPr>
      <w:sz w:val="20"/>
      <w:szCs w:val="20"/>
      <w:lang w:val="en-US" w:eastAsia="ja-JP"/>
    </w:rPr>
  </w:style>
  <w:style w:type="character" w:customStyle="1" w:styleId="CommentTextChar">
    <w:name w:val="Comment Text Char"/>
    <w:link w:val="CommentText"/>
    <w:uiPriority w:val="99"/>
    <w:locked/>
    <w:rsid w:val="00A4407B"/>
    <w:rPr>
      <w:rFonts w:ascii="Trebuchet MS" w:hAnsi="Trebuchet M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A4407B"/>
    <w:rPr>
      <w:b/>
      <w:bCs/>
    </w:rPr>
  </w:style>
  <w:style w:type="character" w:customStyle="1" w:styleId="CommentSubjectChar">
    <w:name w:val="Comment Subject Char"/>
    <w:link w:val="CommentSubject"/>
    <w:uiPriority w:val="99"/>
    <w:locked/>
    <w:rsid w:val="00A4407B"/>
    <w:rPr>
      <w:rFonts w:ascii="Trebuchet MS" w:hAnsi="Trebuchet MS"/>
      <w:b/>
    </w:rPr>
  </w:style>
  <w:style w:type="character" w:styleId="PlaceholderText">
    <w:name w:val="Placeholder Text"/>
    <w:uiPriority w:val="99"/>
    <w:semiHidden/>
    <w:rsid w:val="00303D54"/>
    <w:rPr>
      <w:rFonts w:cs="Times New Roman"/>
      <w:color w:val="808080"/>
    </w:rPr>
  </w:style>
  <w:style w:type="character" w:customStyle="1" w:styleId="Heading2Char1">
    <w:name w:val="Heading 2 Char1"/>
    <w:aliases w:val="Tempo Heading 2 Char2,Chapter Title Char2,h2 Char2,Subhead A Char2,H2 Char2,Heading Two Char2,2nd level Char2,OS2 Char2,Titre 21 Char2,t2.T2.Titre 2 Char2,t2 Char2,t2.T2 Char2,heading 2 Char,Heading 2 CFMU Char2,Para 2 Char2,L2 Char2"/>
    <w:uiPriority w:val="99"/>
    <w:rsid w:val="008F0B1C"/>
  </w:style>
  <w:style w:type="paragraph" w:styleId="EndnoteText">
    <w:name w:val="endnote text"/>
    <w:basedOn w:val="Normal"/>
    <w:link w:val="EndnoteTextChar"/>
    <w:uiPriority w:val="99"/>
    <w:rsid w:val="00332F85"/>
    <w:pPr>
      <w:spacing w:before="0" w:line="240" w:lineRule="auto"/>
    </w:pPr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locked/>
    <w:rsid w:val="00332F85"/>
    <w:rPr>
      <w:rFonts w:ascii="Trebuchet MS" w:hAnsi="Trebuchet MS" w:cs="Times New Roman"/>
    </w:rPr>
  </w:style>
  <w:style w:type="character" w:styleId="EndnoteReference">
    <w:name w:val="endnote reference"/>
    <w:uiPriority w:val="99"/>
    <w:rsid w:val="00332F85"/>
    <w:rPr>
      <w:rFonts w:cs="Times New Roman"/>
      <w:vertAlign w:val="superscript"/>
    </w:rPr>
  </w:style>
  <w:style w:type="numbering" w:styleId="111111">
    <w:name w:val="Outline List 2"/>
    <w:basedOn w:val="NoList"/>
    <w:uiPriority w:val="99"/>
    <w:semiHidden/>
    <w:unhideWhenUsed/>
    <w:rsid w:val="00A45D50"/>
    <w:pPr>
      <w:numPr>
        <w:numId w:val="1"/>
      </w:numPr>
    </w:pPr>
  </w:style>
  <w:style w:type="numbering" w:styleId="ArticleSection">
    <w:name w:val="Outline List 3"/>
    <w:basedOn w:val="NoList"/>
    <w:uiPriority w:val="99"/>
    <w:semiHidden/>
    <w:unhideWhenUsed/>
    <w:rsid w:val="00A45D50"/>
    <w:pPr>
      <w:numPr>
        <w:numId w:val="3"/>
      </w:numPr>
    </w:pPr>
  </w:style>
  <w:style w:type="numbering" w:styleId="1ai">
    <w:name w:val="Outline List 1"/>
    <w:basedOn w:val="NoList"/>
    <w:uiPriority w:val="99"/>
    <w:semiHidden/>
    <w:unhideWhenUsed/>
    <w:rsid w:val="00A45D50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package" Target="embeddings/Microsoft_PowerPoint_Slide2.sldx"/><Relationship Id="rId18" Type="http://schemas.openxmlformats.org/officeDocument/2006/relationships/image" Target="media/image6.emf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microsoft.com/office/2011/relationships/commentsExtended" Target="commentsExtended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PowerPoint_Slide4.sldx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comments" Target="commen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PowerPoint_Slide1.sldx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PowerPoint_Slide3.sldx"/><Relationship Id="rId23" Type="http://schemas.openxmlformats.org/officeDocument/2006/relationships/header" Target="header3.xml"/><Relationship Id="rId10" Type="http://schemas.openxmlformats.org/officeDocument/2006/relationships/image" Target="media/image2.emf"/><Relationship Id="rId19" Type="http://schemas.openxmlformats.org/officeDocument/2006/relationships/package" Target="embeddings/Microsoft_PowerPoint_Slide5.sldx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emf"/><Relationship Id="rId22" Type="http://schemas.openxmlformats.org/officeDocument/2006/relationships/header" Target="header2.xml"/><Relationship Id="rId27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www.standardsnet.ep.parl.union.eu/standards/cms/Accueil/preconisations/P_Methodologie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8A4723-F14C-4682-94F5-ED01B56615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525B839F</Template>
  <TotalTime>48</TotalTime>
  <Pages>9</Pages>
  <Words>1000</Words>
  <Characters>6521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COPI MIN</vt:lpstr>
    </vt:vector>
  </TitlesOfParts>
  <Company>European Parliament</Company>
  <LinksUpToDate>false</LinksUpToDate>
  <CharactersWithSpaces>7506</CharactersWithSpaces>
  <SharedDoc>false</SharedDoc>
  <HLinks>
    <vt:vector size="120" baseType="variant">
      <vt:variant>
        <vt:i4>1376312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_Toc411953896</vt:lpwstr>
      </vt:variant>
      <vt:variant>
        <vt:i4>1376312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_Toc411953895</vt:lpwstr>
      </vt:variant>
      <vt:variant>
        <vt:i4>1376312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_Toc411953894</vt:lpwstr>
      </vt:variant>
      <vt:variant>
        <vt:i4>1376312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_Toc411953893</vt:lpwstr>
      </vt:variant>
      <vt:variant>
        <vt:i4>1376312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_Toc411953892</vt:lpwstr>
      </vt:variant>
      <vt:variant>
        <vt:i4>1376312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_Toc411953891</vt:lpwstr>
      </vt:variant>
      <vt:variant>
        <vt:i4>1376312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_Toc411953890</vt:lpwstr>
      </vt:variant>
      <vt:variant>
        <vt:i4>1310776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_Toc411953889</vt:lpwstr>
      </vt:variant>
      <vt:variant>
        <vt:i4>1310776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_Toc411953888</vt:lpwstr>
      </vt:variant>
      <vt:variant>
        <vt:i4>1310776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_Toc411953887</vt:lpwstr>
      </vt:variant>
      <vt:variant>
        <vt:i4>1310776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_Toc411953886</vt:lpwstr>
      </vt:variant>
      <vt:variant>
        <vt:i4>1310776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_Toc411953885</vt:lpwstr>
      </vt:variant>
      <vt:variant>
        <vt:i4>1310776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_Toc411953884</vt:lpwstr>
      </vt:variant>
      <vt:variant>
        <vt:i4>1310776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_Toc411953883</vt:lpwstr>
      </vt:variant>
      <vt:variant>
        <vt:i4>1310776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_Toc411953882</vt:lpwstr>
      </vt:variant>
      <vt:variant>
        <vt:i4>1310776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_Toc411953881</vt:lpwstr>
      </vt:variant>
      <vt:variant>
        <vt:i4>1310776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_Toc411953880</vt:lpwstr>
      </vt:variant>
      <vt:variant>
        <vt:i4>1769528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_Toc411953879</vt:lpwstr>
      </vt:variant>
      <vt:variant>
        <vt:i4>1769528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_Toc411953878</vt:lpwstr>
      </vt:variant>
      <vt:variant>
        <vt:i4>8323074</vt:i4>
      </vt:variant>
      <vt:variant>
        <vt:i4>0</vt:i4>
      </vt:variant>
      <vt:variant>
        <vt:i4>0</vt:i4>
      </vt:variant>
      <vt:variant>
        <vt:i4>5</vt:i4>
      </vt:variant>
      <vt:variant>
        <vt:lpwstr>http://www.standardsnet.ep.parl.union.eu/standards/cms/Accueil/preconisations/P_Methodologie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COPI MIN</dc:title>
  <dc:creator>KOUKLAKIS Georgios</dc:creator>
  <cp:lastModifiedBy>KOUKLAKIS Georgios</cp:lastModifiedBy>
  <cp:revision>5</cp:revision>
  <cp:lastPrinted>1900-12-31T22:00:00Z</cp:lastPrinted>
  <dcterms:created xsi:type="dcterms:W3CDTF">2016-10-03T14:06:00Z</dcterms:created>
  <dcterms:modified xsi:type="dcterms:W3CDTF">2016-10-04T15:28:00Z</dcterms:modified>
</cp:coreProperties>
</file>